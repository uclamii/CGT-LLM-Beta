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01203" w14:textId="528793EA" w:rsidR="002F3FD2" w:rsidRPr="0001070F" w:rsidRDefault="00DA7D76" w:rsidP="002447C8">
      <w:pPr>
        <w:spacing w:after="0" w:line="240" w:lineRule="auto"/>
        <w:rPr>
          <w:rFonts w:ascii="Arial" w:eastAsia="Times New Roman" w:hAnsi="Arial" w:cs="Arial"/>
          <w:b/>
          <w:bCs/>
          <w:kern w:val="0"/>
          <w:u w:val="single"/>
          <w14:ligatures w14:val="none"/>
        </w:rPr>
      </w:pPr>
      <w:r w:rsidRPr="0001070F">
        <w:rPr>
          <w:rFonts w:ascii="Arial" w:eastAsia="Times New Roman" w:hAnsi="Arial" w:cs="Arial"/>
          <w:b/>
          <w:bCs/>
          <w:kern w:val="0"/>
          <w:u w:val="single"/>
          <w14:ligatures w14:val="none"/>
        </w:rPr>
        <w:t>Q</w:t>
      </w:r>
      <w:r w:rsidR="002F3FD2" w:rsidRPr="0001070F">
        <w:rPr>
          <w:rFonts w:ascii="Arial" w:eastAsia="Times New Roman" w:hAnsi="Arial" w:cs="Arial"/>
          <w:b/>
          <w:bCs/>
          <w:kern w:val="0"/>
          <w:u w:val="single"/>
          <w14:ligatures w14:val="none"/>
        </w:rPr>
        <w:t xml:space="preserve">uestions </w:t>
      </w:r>
      <w:r w:rsidRPr="0001070F">
        <w:rPr>
          <w:rFonts w:ascii="Arial" w:eastAsia="Times New Roman" w:hAnsi="Arial" w:cs="Arial"/>
          <w:b/>
          <w:bCs/>
          <w:kern w:val="0"/>
          <w:u w:val="single"/>
          <w14:ligatures w14:val="none"/>
        </w:rPr>
        <w:t>and Answers</w:t>
      </w:r>
      <w:r w:rsidR="001849F9" w:rsidRPr="0001070F">
        <w:rPr>
          <w:rFonts w:ascii="Arial" w:eastAsia="Times New Roman" w:hAnsi="Arial" w:cs="Arial"/>
          <w:b/>
          <w:bCs/>
          <w:kern w:val="0"/>
          <w:u w:val="single"/>
          <w14:ligatures w14:val="none"/>
        </w:rPr>
        <w:t xml:space="preserve">: </w:t>
      </w:r>
      <w:r w:rsidR="00836622" w:rsidRPr="0001070F">
        <w:rPr>
          <w:rFonts w:ascii="Arial" w:eastAsia="Times New Roman" w:hAnsi="Arial" w:cs="Arial"/>
          <w:b/>
          <w:bCs/>
          <w:kern w:val="0"/>
          <w:u w:val="single"/>
          <w14:ligatures w14:val="none"/>
        </w:rPr>
        <w:t>A</w:t>
      </w:r>
      <w:r w:rsidRPr="0001070F">
        <w:rPr>
          <w:rFonts w:ascii="Arial" w:eastAsia="Times New Roman" w:hAnsi="Arial" w:cs="Arial"/>
          <w:b/>
          <w:bCs/>
          <w:kern w:val="0"/>
          <w:u w:val="single"/>
          <w14:ligatures w14:val="none"/>
        </w:rPr>
        <w:t xml:space="preserve">ddressing </w:t>
      </w:r>
      <w:r w:rsidR="001849F9" w:rsidRPr="0001070F">
        <w:rPr>
          <w:rFonts w:ascii="Arial" w:eastAsia="Times New Roman" w:hAnsi="Arial" w:cs="Arial"/>
          <w:b/>
          <w:bCs/>
          <w:kern w:val="0"/>
          <w:u w:val="single"/>
          <w14:ligatures w14:val="none"/>
        </w:rPr>
        <w:t>P</w:t>
      </w:r>
      <w:r w:rsidR="002F3FD2" w:rsidRPr="0001070F">
        <w:rPr>
          <w:rFonts w:ascii="Arial" w:eastAsia="Times New Roman" w:hAnsi="Arial" w:cs="Arial"/>
          <w:b/>
          <w:bCs/>
          <w:kern w:val="0"/>
          <w:u w:val="single"/>
          <w14:ligatures w14:val="none"/>
        </w:rPr>
        <w:t>atient</w:t>
      </w:r>
      <w:r w:rsidR="00A35FC9" w:rsidRPr="0001070F">
        <w:rPr>
          <w:rFonts w:ascii="Arial" w:eastAsia="Times New Roman" w:hAnsi="Arial" w:cs="Arial"/>
          <w:b/>
          <w:bCs/>
          <w:kern w:val="0"/>
          <w:u w:val="single"/>
          <w14:ligatures w14:val="none"/>
        </w:rPr>
        <w:t>s</w:t>
      </w:r>
      <w:r w:rsidR="002F3FD2" w:rsidRPr="0001070F">
        <w:rPr>
          <w:rFonts w:ascii="Arial" w:eastAsia="Times New Roman" w:hAnsi="Arial" w:cs="Arial"/>
          <w:b/>
          <w:bCs/>
          <w:kern w:val="0"/>
          <w:u w:val="single"/>
          <w14:ligatures w14:val="none"/>
        </w:rPr>
        <w:t xml:space="preserve"> with a</w:t>
      </w:r>
      <w:r w:rsidR="004545C1" w:rsidRPr="0001070F">
        <w:rPr>
          <w:rFonts w:ascii="Arial" w:eastAsia="Times New Roman" w:hAnsi="Arial" w:cs="Arial"/>
          <w:b/>
          <w:bCs/>
          <w:kern w:val="0"/>
          <w:u w:val="single"/>
          <w14:ligatures w14:val="none"/>
        </w:rPr>
        <w:t>n</w:t>
      </w:r>
      <w:r w:rsidRPr="0001070F">
        <w:rPr>
          <w:rFonts w:ascii="Arial" w:eastAsia="Times New Roman" w:hAnsi="Arial" w:cs="Arial"/>
          <w:b/>
          <w:bCs/>
          <w:kern w:val="0"/>
          <w:u w:val="single"/>
          <w14:ligatures w14:val="none"/>
        </w:rPr>
        <w:t xml:space="preserve"> </w:t>
      </w:r>
      <w:r w:rsidR="006930F6" w:rsidRPr="0001070F">
        <w:rPr>
          <w:rFonts w:ascii="Arial" w:eastAsia="Times New Roman" w:hAnsi="Arial" w:cs="Arial"/>
          <w:b/>
          <w:bCs/>
          <w:kern w:val="0"/>
          <w:u w:val="single"/>
          <w14:ligatures w14:val="none"/>
        </w:rPr>
        <w:t xml:space="preserve">identified </w:t>
      </w:r>
      <w:r w:rsidR="002F3FD2" w:rsidRPr="0001070F">
        <w:rPr>
          <w:rFonts w:ascii="Arial" w:eastAsia="Times New Roman" w:hAnsi="Arial" w:cs="Arial"/>
          <w:b/>
          <w:bCs/>
          <w:kern w:val="0"/>
          <w:u w:val="single"/>
          <w14:ligatures w14:val="none"/>
        </w:rPr>
        <w:t xml:space="preserve">hereditary cancer </w:t>
      </w:r>
      <w:r w:rsidRPr="0001070F">
        <w:rPr>
          <w:rFonts w:ascii="Arial" w:eastAsia="Times New Roman" w:hAnsi="Arial" w:cs="Arial"/>
          <w:b/>
          <w:bCs/>
          <w:kern w:val="0"/>
          <w:u w:val="single"/>
          <w14:ligatures w14:val="none"/>
        </w:rPr>
        <w:t>predisposition gene</w:t>
      </w:r>
      <w:r w:rsidR="00341A24" w:rsidRPr="0001070F">
        <w:rPr>
          <w:rFonts w:ascii="Arial" w:eastAsia="Times New Roman" w:hAnsi="Arial" w:cs="Arial"/>
          <w:b/>
          <w:bCs/>
          <w:kern w:val="0"/>
          <w:u w:val="single"/>
          <w14:ligatures w14:val="none"/>
        </w:rPr>
        <w:t xml:space="preserve"> and their </w:t>
      </w:r>
      <w:r w:rsidR="00A9270D" w:rsidRPr="0001070F">
        <w:rPr>
          <w:rFonts w:ascii="Arial" w:eastAsia="Times New Roman" w:hAnsi="Arial" w:cs="Arial"/>
          <w:b/>
          <w:bCs/>
          <w:kern w:val="0"/>
          <w:u w:val="single"/>
          <w14:ligatures w14:val="none"/>
        </w:rPr>
        <w:t>at-risk</w:t>
      </w:r>
      <w:r w:rsidR="00341A24" w:rsidRPr="0001070F">
        <w:rPr>
          <w:rFonts w:ascii="Arial" w:eastAsia="Times New Roman" w:hAnsi="Arial" w:cs="Arial"/>
          <w:b/>
          <w:bCs/>
          <w:kern w:val="0"/>
          <w:u w:val="single"/>
          <w14:ligatures w14:val="none"/>
        </w:rPr>
        <w:t xml:space="preserve"> family members</w:t>
      </w:r>
    </w:p>
    <w:p w14:paraId="63281854" w14:textId="77777777" w:rsidR="001849F9" w:rsidRPr="0001070F" w:rsidRDefault="001849F9" w:rsidP="002447C8">
      <w:pPr>
        <w:spacing w:after="0" w:line="240" w:lineRule="auto"/>
        <w:outlineLvl w:val="2"/>
        <w:rPr>
          <w:rFonts w:ascii="Arial" w:eastAsia="Times New Roman" w:hAnsi="Arial" w:cs="Arial"/>
          <w:b/>
          <w:bCs/>
          <w:kern w:val="0"/>
          <w:u w:val="single"/>
          <w14:ligatures w14:val="none"/>
        </w:rPr>
      </w:pPr>
    </w:p>
    <w:p w14:paraId="3D3B37CF" w14:textId="77777777" w:rsidR="00A9270D" w:rsidRPr="0001070F" w:rsidRDefault="00A9270D" w:rsidP="002447C8">
      <w:pPr>
        <w:spacing w:after="0" w:line="240" w:lineRule="auto"/>
        <w:outlineLvl w:val="2"/>
        <w:rPr>
          <w:rFonts w:ascii="Arial" w:eastAsia="Times New Roman" w:hAnsi="Arial" w:cs="Arial"/>
          <w:b/>
          <w:bCs/>
          <w:kern w:val="0"/>
          <w:u w:val="single"/>
          <w14:ligatures w14:val="none"/>
        </w:rPr>
      </w:pPr>
    </w:p>
    <w:p w14:paraId="05A0B563" w14:textId="0DD19B30" w:rsidR="00511B9B" w:rsidRPr="0001070F" w:rsidRDefault="002F3FD2" w:rsidP="002447C8">
      <w:pPr>
        <w:spacing w:after="0" w:line="240" w:lineRule="auto"/>
        <w:outlineLvl w:val="2"/>
        <w:rPr>
          <w:rFonts w:ascii="Arial" w:eastAsia="Times New Roman" w:hAnsi="Arial" w:cs="Arial"/>
          <w:b/>
          <w:bCs/>
          <w:kern w:val="0"/>
          <w:u w:val="single"/>
          <w14:ligatures w14:val="none"/>
        </w:rPr>
      </w:pPr>
      <w:r w:rsidRPr="0001070F">
        <w:rPr>
          <w:rFonts w:ascii="Arial" w:eastAsia="Times New Roman" w:hAnsi="Arial" w:cs="Arial"/>
          <w:b/>
          <w:bCs/>
          <w:kern w:val="0"/>
          <w:u w:val="single"/>
          <w14:ligatures w14:val="none"/>
        </w:rPr>
        <w:t>Understanding the Genetic Variant</w:t>
      </w:r>
    </w:p>
    <w:p w14:paraId="1A093989" w14:textId="77777777" w:rsidR="00A35FC9" w:rsidRPr="0001070F" w:rsidRDefault="00A35FC9" w:rsidP="002447C8">
      <w:pPr>
        <w:spacing w:after="0" w:line="240" w:lineRule="auto"/>
        <w:rPr>
          <w:rFonts w:ascii="Arial" w:eastAsia="Times New Roman" w:hAnsi="Arial" w:cs="Arial"/>
          <w:b/>
          <w:bCs/>
          <w:kern w:val="0"/>
          <w14:ligatures w14:val="none"/>
        </w:rPr>
      </w:pPr>
    </w:p>
    <w:p w14:paraId="42A28BEC" w14:textId="6AF5694A" w:rsidR="002F3FD2" w:rsidRPr="0001070F" w:rsidRDefault="002F3FD2" w:rsidP="002447C8">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What does this genetic variant mean for me?</w:t>
      </w:r>
    </w:p>
    <w:p w14:paraId="68923560" w14:textId="728605BC" w:rsidR="00511B9B" w:rsidRPr="0001070F" w:rsidRDefault="002F3FD2" w:rsidP="002447C8">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It means you carry a change</w:t>
      </w:r>
      <w:r w:rsidR="006924EF" w:rsidRPr="0001070F">
        <w:rPr>
          <w:rFonts w:ascii="Arial" w:eastAsia="Times New Roman" w:hAnsi="Arial" w:cs="Arial"/>
          <w:kern w:val="0"/>
          <w14:ligatures w14:val="none"/>
        </w:rPr>
        <w:t xml:space="preserve"> or variation</w:t>
      </w:r>
      <w:r w:rsidRPr="0001070F">
        <w:rPr>
          <w:rFonts w:ascii="Arial" w:eastAsia="Times New Roman" w:hAnsi="Arial" w:cs="Arial"/>
          <w:kern w:val="0"/>
          <w14:ligatures w14:val="none"/>
        </w:rPr>
        <w:t xml:space="preserve"> in </w:t>
      </w:r>
      <w:r w:rsidR="006924EF" w:rsidRPr="0001070F">
        <w:rPr>
          <w:rFonts w:ascii="Arial" w:eastAsia="Times New Roman" w:hAnsi="Arial" w:cs="Arial"/>
          <w:kern w:val="0"/>
          <w14:ligatures w14:val="none"/>
        </w:rPr>
        <w:t>one of your genes</w:t>
      </w:r>
      <w:r w:rsidRPr="0001070F">
        <w:rPr>
          <w:rFonts w:ascii="Arial" w:eastAsia="Times New Roman" w:hAnsi="Arial" w:cs="Arial"/>
          <w:kern w:val="0"/>
          <w14:ligatures w14:val="none"/>
        </w:rPr>
        <w:t xml:space="preserve"> that increases your risk for certain types of cancer. </w:t>
      </w:r>
      <w:r w:rsidR="00E65013" w:rsidRPr="0001070F">
        <w:rPr>
          <w:rFonts w:ascii="Arial" w:eastAsia="Times New Roman" w:hAnsi="Arial" w:cs="Arial"/>
          <w:kern w:val="0"/>
          <w14:ligatures w14:val="none"/>
        </w:rPr>
        <w:t>These genetic variations are commonly referred to as “mutations”.</w:t>
      </w:r>
    </w:p>
    <w:p w14:paraId="2CA4AB8C" w14:textId="77777777" w:rsidR="007359C7" w:rsidRPr="0001070F" w:rsidRDefault="007359C7" w:rsidP="002447C8">
      <w:pPr>
        <w:spacing w:after="0" w:line="240" w:lineRule="auto"/>
        <w:rPr>
          <w:rFonts w:ascii="Arial" w:eastAsia="Times New Roman" w:hAnsi="Arial" w:cs="Arial"/>
          <w:kern w:val="0"/>
          <w14:ligatures w14:val="none"/>
        </w:rPr>
      </w:pPr>
    </w:p>
    <w:p w14:paraId="14BE845C" w14:textId="77777777" w:rsidR="00511B9B" w:rsidRPr="0001070F" w:rsidRDefault="00511B9B" w:rsidP="002447C8">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Is this variant something I inherited?</w:t>
      </w:r>
    </w:p>
    <w:p w14:paraId="54FB9CAD" w14:textId="1B821768" w:rsidR="00D97CB0" w:rsidRPr="0001070F" w:rsidRDefault="00511B9B" w:rsidP="002447C8">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 xml:space="preserve">Yes, </w:t>
      </w:r>
      <w:r w:rsidR="00341A24" w:rsidRPr="0001070F">
        <w:rPr>
          <w:rFonts w:ascii="Arial" w:eastAsia="Times New Roman" w:hAnsi="Arial" w:cs="Arial"/>
          <w:kern w:val="0"/>
          <w14:ligatures w14:val="none"/>
        </w:rPr>
        <w:t>the pathogenic variant (mutation) identified was inherited</w:t>
      </w:r>
      <w:r w:rsidRPr="0001070F">
        <w:rPr>
          <w:rFonts w:ascii="Arial" w:eastAsia="Times New Roman" w:hAnsi="Arial" w:cs="Arial"/>
          <w:kern w:val="0"/>
          <w14:ligatures w14:val="none"/>
        </w:rPr>
        <w:t xml:space="preserve">. This means you inherited the variant from one of your parents, and it can be passed on to your </w:t>
      </w:r>
      <w:r w:rsidR="006924EF" w:rsidRPr="0001070F">
        <w:rPr>
          <w:rFonts w:ascii="Arial" w:eastAsia="Times New Roman" w:hAnsi="Arial" w:cs="Arial"/>
          <w:kern w:val="0"/>
          <w14:ligatures w14:val="none"/>
        </w:rPr>
        <w:t xml:space="preserve">biological </w:t>
      </w:r>
      <w:r w:rsidRPr="0001070F">
        <w:rPr>
          <w:rFonts w:ascii="Arial" w:eastAsia="Times New Roman" w:hAnsi="Arial" w:cs="Arial"/>
          <w:kern w:val="0"/>
          <w14:ligatures w14:val="none"/>
        </w:rPr>
        <w:t>children.</w:t>
      </w:r>
      <w:r w:rsidR="00D97CB0" w:rsidRPr="0001070F">
        <w:rPr>
          <w:rFonts w:ascii="Arial" w:eastAsia="Times New Roman" w:hAnsi="Arial" w:cs="Arial"/>
          <w:kern w:val="0"/>
          <w14:ligatures w14:val="none"/>
        </w:rPr>
        <w:t xml:space="preserve"> If you have siblings, they might also have inherited this from your parents. </w:t>
      </w:r>
    </w:p>
    <w:p w14:paraId="2D708E5C" w14:textId="77777777" w:rsidR="007359C7" w:rsidRPr="0001070F" w:rsidRDefault="007359C7" w:rsidP="002447C8">
      <w:pPr>
        <w:spacing w:after="0" w:line="240" w:lineRule="auto"/>
        <w:rPr>
          <w:rFonts w:ascii="Arial" w:eastAsia="Times New Roman" w:hAnsi="Arial" w:cs="Arial"/>
          <w:kern w:val="0"/>
          <w14:ligatures w14:val="none"/>
        </w:rPr>
      </w:pPr>
    </w:p>
    <w:p w14:paraId="4DEF4C62" w14:textId="238EAAF3" w:rsidR="00511B9B" w:rsidRPr="0001070F" w:rsidRDefault="00511B9B" w:rsidP="002447C8">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 xml:space="preserve">Does this mean I will </w:t>
      </w:r>
      <w:proofErr w:type="gramStart"/>
      <w:r w:rsidRPr="0001070F">
        <w:rPr>
          <w:rFonts w:ascii="Arial" w:eastAsia="Times New Roman" w:hAnsi="Arial" w:cs="Arial"/>
          <w:b/>
          <w:bCs/>
          <w:kern w:val="0"/>
          <w14:ligatures w14:val="none"/>
        </w:rPr>
        <w:t xml:space="preserve">definitely </w:t>
      </w:r>
      <w:r w:rsidR="00C21E21" w:rsidRPr="0001070F">
        <w:rPr>
          <w:rFonts w:ascii="Arial" w:eastAsia="Times New Roman" w:hAnsi="Arial" w:cs="Arial"/>
          <w:b/>
          <w:bCs/>
          <w:kern w:val="0"/>
          <w14:ligatures w14:val="none"/>
        </w:rPr>
        <w:t>have</w:t>
      </w:r>
      <w:proofErr w:type="gramEnd"/>
      <w:r w:rsidRPr="0001070F">
        <w:rPr>
          <w:rFonts w:ascii="Arial" w:eastAsia="Times New Roman" w:hAnsi="Arial" w:cs="Arial"/>
          <w:b/>
          <w:bCs/>
          <w:kern w:val="0"/>
          <w14:ligatures w14:val="none"/>
        </w:rPr>
        <w:t xml:space="preserve"> cancer?</w:t>
      </w:r>
    </w:p>
    <w:p w14:paraId="668981BC" w14:textId="111CFBDD" w:rsidR="002F3FD2" w:rsidRPr="0001070F" w:rsidRDefault="00511B9B" w:rsidP="002447C8">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 xml:space="preserve">No, having a pathogenic variant increases your risk </w:t>
      </w:r>
      <w:r w:rsidR="006924EF" w:rsidRPr="0001070F">
        <w:rPr>
          <w:rFonts w:ascii="Arial" w:eastAsia="Times New Roman" w:hAnsi="Arial" w:cs="Arial"/>
          <w:kern w:val="0"/>
          <w14:ligatures w14:val="none"/>
        </w:rPr>
        <w:t xml:space="preserve">for certain types of cancers </w:t>
      </w:r>
      <w:r w:rsidRPr="0001070F">
        <w:rPr>
          <w:rFonts w:ascii="Arial" w:eastAsia="Times New Roman" w:hAnsi="Arial" w:cs="Arial"/>
          <w:kern w:val="0"/>
          <w14:ligatures w14:val="none"/>
        </w:rPr>
        <w:t xml:space="preserve">but does not </w:t>
      </w:r>
      <w:r w:rsidR="00E65013" w:rsidRPr="0001070F">
        <w:rPr>
          <w:rFonts w:ascii="Arial" w:eastAsia="Times New Roman" w:hAnsi="Arial" w:cs="Arial"/>
          <w:kern w:val="0"/>
          <w14:ligatures w14:val="none"/>
        </w:rPr>
        <w:t xml:space="preserve">mean you will </w:t>
      </w:r>
      <w:proofErr w:type="gramStart"/>
      <w:r w:rsidR="00DB0C08" w:rsidRPr="0001070F">
        <w:rPr>
          <w:rFonts w:ascii="Arial" w:eastAsia="Times New Roman" w:hAnsi="Arial" w:cs="Arial"/>
          <w:kern w:val="0"/>
          <w14:ligatures w14:val="none"/>
        </w:rPr>
        <w:t xml:space="preserve">definitely </w:t>
      </w:r>
      <w:r w:rsidR="00C21E21" w:rsidRPr="0001070F">
        <w:rPr>
          <w:rFonts w:ascii="Arial" w:eastAsia="Times New Roman" w:hAnsi="Arial" w:cs="Arial"/>
          <w:kern w:val="0"/>
          <w14:ligatures w14:val="none"/>
        </w:rPr>
        <w:t>have</w:t>
      </w:r>
      <w:proofErr w:type="gramEnd"/>
      <w:r w:rsidR="00E65013" w:rsidRPr="0001070F">
        <w:rPr>
          <w:rFonts w:ascii="Arial" w:eastAsia="Times New Roman" w:hAnsi="Arial" w:cs="Arial"/>
          <w:kern w:val="0"/>
          <w14:ligatures w14:val="none"/>
        </w:rPr>
        <w:t xml:space="preserve"> </w:t>
      </w:r>
      <w:r w:rsidRPr="0001070F">
        <w:rPr>
          <w:rFonts w:ascii="Arial" w:eastAsia="Times New Roman" w:hAnsi="Arial" w:cs="Arial"/>
          <w:kern w:val="0"/>
          <w14:ligatures w14:val="none"/>
        </w:rPr>
        <w:t xml:space="preserve">cancer. </w:t>
      </w:r>
      <w:r w:rsidR="00DB0C08" w:rsidRPr="0001070F">
        <w:rPr>
          <w:rFonts w:ascii="Arial" w:eastAsia="Times New Roman" w:hAnsi="Arial" w:cs="Arial"/>
          <w:kern w:val="0"/>
          <w14:ligatures w14:val="none"/>
        </w:rPr>
        <w:t xml:space="preserve">There are people who have genetic predisposition to cancer and never develop cancer. </w:t>
      </w:r>
      <w:r w:rsidR="006924EF" w:rsidRPr="0001070F">
        <w:rPr>
          <w:rFonts w:ascii="Arial" w:eastAsia="Times New Roman" w:hAnsi="Arial" w:cs="Arial"/>
          <w:kern w:val="0"/>
          <w14:ligatures w14:val="none"/>
        </w:rPr>
        <w:t>Cancer r</w:t>
      </w:r>
      <w:r w:rsidRPr="0001070F">
        <w:rPr>
          <w:rFonts w:ascii="Arial" w:eastAsia="Times New Roman" w:hAnsi="Arial" w:cs="Arial"/>
          <w:kern w:val="0"/>
          <w14:ligatures w14:val="none"/>
        </w:rPr>
        <w:t>isk depends on the specific gene and family history.</w:t>
      </w:r>
    </w:p>
    <w:p w14:paraId="4BF17BA1" w14:textId="77777777" w:rsidR="00341A24" w:rsidRPr="0001070F" w:rsidRDefault="00341A24" w:rsidP="002447C8">
      <w:pPr>
        <w:spacing w:after="0" w:line="240" w:lineRule="auto"/>
        <w:outlineLvl w:val="2"/>
        <w:rPr>
          <w:rFonts w:ascii="Arial" w:eastAsia="Times New Roman" w:hAnsi="Arial" w:cs="Arial"/>
          <w:b/>
          <w:bCs/>
          <w:kern w:val="0"/>
          <w:u w:val="single"/>
          <w14:ligatures w14:val="none"/>
        </w:rPr>
      </w:pPr>
    </w:p>
    <w:p w14:paraId="7700FD8A" w14:textId="77777777" w:rsidR="00FC1683" w:rsidRPr="0001070F" w:rsidRDefault="00FC1683" w:rsidP="00FC1683">
      <w:pPr>
        <w:spacing w:after="0" w:line="240" w:lineRule="auto"/>
        <w:outlineLvl w:val="2"/>
        <w:rPr>
          <w:rFonts w:ascii="Arial" w:eastAsia="Times New Roman" w:hAnsi="Arial" w:cs="Arial"/>
          <w:b/>
          <w:bCs/>
          <w:kern w:val="0"/>
          <w:u w:val="single"/>
          <w14:ligatures w14:val="none"/>
        </w:rPr>
      </w:pPr>
      <w:r w:rsidRPr="0001070F">
        <w:rPr>
          <w:rFonts w:ascii="Arial" w:eastAsia="Times New Roman" w:hAnsi="Arial" w:cs="Arial"/>
          <w:b/>
          <w:bCs/>
          <w:kern w:val="0"/>
          <w:u w:val="single"/>
          <w14:ligatures w14:val="none"/>
        </w:rPr>
        <w:t>Family Implications</w:t>
      </w:r>
    </w:p>
    <w:p w14:paraId="7C0B8AD2" w14:textId="77777777" w:rsidR="00FC1683" w:rsidRPr="0001070F" w:rsidRDefault="00FC1683" w:rsidP="00FC1683">
      <w:pPr>
        <w:spacing w:after="0" w:line="240" w:lineRule="auto"/>
        <w:outlineLvl w:val="2"/>
        <w:rPr>
          <w:rFonts w:ascii="Arial" w:eastAsia="Times New Roman" w:hAnsi="Arial" w:cs="Arial"/>
          <w:b/>
          <w:bCs/>
          <w:kern w:val="0"/>
          <w:u w:val="single"/>
          <w14:ligatures w14:val="none"/>
        </w:rPr>
      </w:pPr>
    </w:p>
    <w:p w14:paraId="61D98582"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Why should I share with family my genetic results?</w:t>
      </w:r>
    </w:p>
    <w:p w14:paraId="70E3C9BB" w14:textId="632C4B9C"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Inherited gene mutations affect men and women across multiple generations within</w:t>
      </w:r>
    </w:p>
    <w:p w14:paraId="324AA244" w14:textId="6B6C58DB"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families.</w:t>
      </w:r>
      <w:r w:rsidR="00C21E21" w:rsidRPr="0001070F">
        <w:rPr>
          <w:rFonts w:ascii="Arial" w:hAnsi="Arial" w:cs="Arial"/>
          <w:kern w:val="0"/>
        </w:rPr>
        <w:t xml:space="preserve"> </w:t>
      </w:r>
      <w:r w:rsidRPr="0001070F">
        <w:rPr>
          <w:rFonts w:ascii="Arial" w:hAnsi="Arial" w:cs="Arial"/>
          <w:kern w:val="0"/>
        </w:rPr>
        <w:t>Blood relatives, even distant relatives, may share the same mutation that runs in a family.</w:t>
      </w:r>
      <w:r w:rsidR="00C21E21" w:rsidRPr="0001070F">
        <w:rPr>
          <w:rFonts w:ascii="Arial" w:hAnsi="Arial" w:cs="Arial"/>
          <w:kern w:val="0"/>
        </w:rPr>
        <w:t xml:space="preserve"> </w:t>
      </w:r>
      <w:r w:rsidRPr="0001070F">
        <w:rPr>
          <w:rFonts w:ascii="Arial" w:hAnsi="Arial" w:cs="Arial"/>
          <w:kern w:val="0"/>
        </w:rPr>
        <w:t>Your relatives may not be aware of your family’s medical history.</w:t>
      </w:r>
    </w:p>
    <w:p w14:paraId="51A2A081" w14:textId="77777777" w:rsidR="00FC1683" w:rsidRPr="0001070F" w:rsidRDefault="00FC1683" w:rsidP="00FC1683">
      <w:pPr>
        <w:autoSpaceDE w:val="0"/>
        <w:autoSpaceDN w:val="0"/>
        <w:adjustRightInd w:val="0"/>
        <w:spacing w:after="0" w:line="240" w:lineRule="auto"/>
        <w:rPr>
          <w:rFonts w:ascii="Arial" w:hAnsi="Arial" w:cs="Arial"/>
          <w:kern w:val="0"/>
        </w:rPr>
      </w:pPr>
    </w:p>
    <w:p w14:paraId="46F1D040" w14:textId="33031FCB"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You have had genetic testing, and you can provide your relatives with information that they can use to understand and manage their risk for cancer.</w:t>
      </w:r>
    </w:p>
    <w:p w14:paraId="7C39FE2C" w14:textId="77777777" w:rsidR="00FC1683" w:rsidRPr="0001070F" w:rsidRDefault="00FC1683" w:rsidP="00FC1683">
      <w:pPr>
        <w:autoSpaceDE w:val="0"/>
        <w:autoSpaceDN w:val="0"/>
        <w:adjustRightInd w:val="0"/>
        <w:spacing w:after="0" w:line="240" w:lineRule="auto"/>
        <w:rPr>
          <w:rFonts w:ascii="Arial" w:hAnsi="Arial" w:cs="Arial"/>
          <w:kern w:val="0"/>
        </w:rPr>
      </w:pPr>
    </w:p>
    <w:p w14:paraId="57D8D558"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Who are my first-degree relatives?</w:t>
      </w:r>
    </w:p>
    <w:p w14:paraId="347D7872"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When speaking about a family tree, we use the term “degree of relatedness” to describe how closely a family member is related to you. “First-degree relatives,” are referring to relatives who share half of your DNA and who have a 50% chance of testing positive for the same mutation that you carry. Importantly, if your mother or father tests positive for a mutation, then you and each of your siblings have a 50% chance of also testing positive for the same mutation. Even if you test negative, your siblings need to undergo testing to determine if any of them have your parent’s mutation.</w:t>
      </w:r>
    </w:p>
    <w:p w14:paraId="4C828155" w14:textId="77777777" w:rsidR="00FC1683" w:rsidRPr="0001070F" w:rsidRDefault="00FC1683" w:rsidP="00FC1683">
      <w:pPr>
        <w:autoSpaceDE w:val="0"/>
        <w:autoSpaceDN w:val="0"/>
        <w:adjustRightInd w:val="0"/>
        <w:spacing w:after="0" w:line="240" w:lineRule="auto"/>
        <w:rPr>
          <w:rFonts w:ascii="Arial" w:hAnsi="Arial" w:cs="Arial"/>
          <w:kern w:val="0"/>
        </w:rPr>
      </w:pPr>
    </w:p>
    <w:p w14:paraId="45A88480"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Below are lists of degree of relatedness:</w:t>
      </w:r>
    </w:p>
    <w:p w14:paraId="6CF00E8B"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First-degree relatives</w:t>
      </w:r>
    </w:p>
    <w:p w14:paraId="506AE7DA"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Siblings</w:t>
      </w:r>
    </w:p>
    <w:p w14:paraId="304D6BB1"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Children</w:t>
      </w:r>
    </w:p>
    <w:p w14:paraId="25292272"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Parents</w:t>
      </w:r>
    </w:p>
    <w:p w14:paraId="361B2B48"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Second-degree relatives</w:t>
      </w:r>
    </w:p>
    <w:p w14:paraId="4B584804"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Half-siblings</w:t>
      </w:r>
    </w:p>
    <w:p w14:paraId="14CF99A6"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Uncles and aunts</w:t>
      </w:r>
    </w:p>
    <w:p w14:paraId="7B4620C3"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Grandparents</w:t>
      </w:r>
    </w:p>
    <w:p w14:paraId="4C63C02A"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Grandchildren</w:t>
      </w:r>
    </w:p>
    <w:p w14:paraId="29CFF7AE"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Nieces and nephews</w:t>
      </w:r>
    </w:p>
    <w:p w14:paraId="2A5DA1AF"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Third-degree relatives</w:t>
      </w:r>
    </w:p>
    <w:p w14:paraId="65107763"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lastRenderedPageBreak/>
        <w:t>• Cousins</w:t>
      </w:r>
    </w:p>
    <w:p w14:paraId="43C0EF60"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Great-grandparents</w:t>
      </w:r>
    </w:p>
    <w:p w14:paraId="5BAC0A9E"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Great-aunts and great-uncles</w:t>
      </w:r>
    </w:p>
    <w:p w14:paraId="722039F2" w14:textId="77777777" w:rsidR="00FC1683" w:rsidRPr="0001070F" w:rsidRDefault="00FC1683" w:rsidP="00FC1683">
      <w:pPr>
        <w:autoSpaceDE w:val="0"/>
        <w:autoSpaceDN w:val="0"/>
        <w:adjustRightInd w:val="0"/>
        <w:spacing w:after="0" w:line="240" w:lineRule="auto"/>
        <w:rPr>
          <w:rFonts w:ascii="Arial" w:hAnsi="Arial" w:cs="Arial"/>
          <w:kern w:val="0"/>
        </w:rPr>
      </w:pPr>
    </w:p>
    <w:p w14:paraId="595BDDFE"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Should my family members get tested?</w:t>
      </w:r>
    </w:p>
    <w:p w14:paraId="34603476"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Yes, first-degree blood relatives (parents, siblings, children) have a 50% chance of carrying the same variant. Testing can help them take preventive actions if needed.</w:t>
      </w:r>
    </w:p>
    <w:p w14:paraId="69C96EE0" w14:textId="77777777" w:rsidR="00FC1683" w:rsidRPr="0001070F" w:rsidRDefault="00FC1683" w:rsidP="00FC1683">
      <w:pPr>
        <w:spacing w:after="0" w:line="240" w:lineRule="auto"/>
        <w:rPr>
          <w:rFonts w:ascii="Arial" w:eastAsia="Times New Roman" w:hAnsi="Arial" w:cs="Arial"/>
          <w:kern w:val="0"/>
          <w14:ligatures w14:val="none"/>
        </w:rPr>
      </w:pPr>
    </w:p>
    <w:p w14:paraId="6FAF89AC"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Which of my relatives are at risk?</w:t>
      </w:r>
    </w:p>
    <w:p w14:paraId="24335975" w14:textId="3699BA54" w:rsidR="00C21E21"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Your inherited mutation came from either your mother or your father. Knowing which side of the family your mutation came from, you can focus your efforts on informing relatives on that side of the family.</w:t>
      </w:r>
      <w:r w:rsidR="00C21E21" w:rsidRPr="0001070F">
        <w:rPr>
          <w:rFonts w:ascii="Arial" w:hAnsi="Arial" w:cs="Arial"/>
          <w:kern w:val="0"/>
        </w:rPr>
        <w:t xml:space="preserve"> </w:t>
      </w:r>
      <w:r w:rsidRPr="0001070F">
        <w:rPr>
          <w:rFonts w:ascii="Arial" w:hAnsi="Arial" w:cs="Arial"/>
          <w:kern w:val="0"/>
        </w:rPr>
        <w:t xml:space="preserve">However, if you are uncertain which parent passed the mutation on to you, and your parents are unable to be tested, you may have to inform relatives on both sides of your family. </w:t>
      </w:r>
    </w:p>
    <w:p w14:paraId="38DDD92B" w14:textId="07D8D36B"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Patterns in your family medical history may help you identify which side of your family is the likely source of the mutation. The genetic counselor or doctor who ordered your genetic test can help you narrow down your list. You may also be able to enlist relatives to help you tell other relatives.</w:t>
      </w:r>
    </w:p>
    <w:p w14:paraId="31E106E9" w14:textId="77777777" w:rsidR="00FC1683" w:rsidRPr="0001070F" w:rsidRDefault="00FC1683" w:rsidP="00FC1683">
      <w:pPr>
        <w:autoSpaceDE w:val="0"/>
        <w:autoSpaceDN w:val="0"/>
        <w:adjustRightInd w:val="0"/>
        <w:spacing w:after="0" w:line="240" w:lineRule="auto"/>
        <w:rPr>
          <w:rFonts w:ascii="Arial" w:hAnsi="Arial" w:cs="Arial"/>
          <w:kern w:val="0"/>
        </w:rPr>
      </w:pPr>
    </w:p>
    <w:p w14:paraId="20D2ECA4"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Should I contact my male and female relatives?</w:t>
      </w:r>
    </w:p>
    <w:p w14:paraId="56CD1ACE" w14:textId="5A0AEA79"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It is important to notify both your male and female relatives about genetic test</w:t>
      </w:r>
      <w:r w:rsidR="008E6D01" w:rsidRPr="0001070F">
        <w:rPr>
          <w:rFonts w:ascii="Arial" w:hAnsi="Arial" w:cs="Arial"/>
          <w:kern w:val="0"/>
        </w:rPr>
        <w:t>ing</w:t>
      </w:r>
      <w:r w:rsidRPr="0001070F">
        <w:rPr>
          <w:rFonts w:ascii="Arial" w:hAnsi="Arial" w:cs="Arial"/>
          <w:kern w:val="0"/>
        </w:rPr>
        <w:t xml:space="preserve"> results. Men can carry gene mutations</w:t>
      </w:r>
      <w:r w:rsidR="008E6D01" w:rsidRPr="0001070F">
        <w:rPr>
          <w:rFonts w:ascii="Arial" w:hAnsi="Arial" w:cs="Arial"/>
          <w:kern w:val="0"/>
        </w:rPr>
        <w:t>. M</w:t>
      </w:r>
      <w:r w:rsidRPr="0001070F">
        <w:rPr>
          <w:rFonts w:ascii="Arial" w:hAnsi="Arial" w:cs="Arial"/>
          <w:kern w:val="0"/>
        </w:rPr>
        <w:t>en with mutations have increased risk for different cancers. The type of cancer they are at risk for depends on the gene mutation.</w:t>
      </w:r>
    </w:p>
    <w:p w14:paraId="158A38C4" w14:textId="77777777" w:rsidR="00FC1683" w:rsidRPr="0001070F" w:rsidRDefault="00FC1683" w:rsidP="00FC1683">
      <w:pPr>
        <w:autoSpaceDE w:val="0"/>
        <w:autoSpaceDN w:val="0"/>
        <w:adjustRightInd w:val="0"/>
        <w:spacing w:after="0" w:line="240" w:lineRule="auto"/>
        <w:rPr>
          <w:rFonts w:ascii="Arial" w:hAnsi="Arial" w:cs="Arial"/>
          <w:kern w:val="0"/>
        </w:rPr>
      </w:pPr>
    </w:p>
    <w:p w14:paraId="72B06834"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eastAsia="Times New Roman" w:hAnsi="Arial" w:cs="Arial"/>
          <w:b/>
          <w:bCs/>
          <w:kern w:val="0"/>
          <w14:ligatures w14:val="none"/>
        </w:rPr>
        <w:t>C</w:t>
      </w:r>
      <w:r w:rsidRPr="0001070F">
        <w:rPr>
          <w:rFonts w:ascii="Arial" w:hAnsi="Arial" w:cs="Arial"/>
          <w:b/>
          <w:bCs/>
          <w:kern w:val="0"/>
        </w:rPr>
        <w:t>an only women can carry a BRCA inherited mutation?</w:t>
      </w:r>
    </w:p>
    <w:p w14:paraId="749A8B26"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Both men and women can inherit a genetic mutation associated with cancer.</w:t>
      </w:r>
    </w:p>
    <w:p w14:paraId="65AE9A45" w14:textId="77777777" w:rsidR="00FC1683" w:rsidRPr="0001070F" w:rsidRDefault="00FC1683" w:rsidP="00FC1683">
      <w:pPr>
        <w:spacing w:after="0" w:line="240" w:lineRule="auto"/>
        <w:rPr>
          <w:rFonts w:ascii="Arial" w:eastAsia="Times New Roman" w:hAnsi="Arial" w:cs="Arial"/>
          <w:kern w:val="0"/>
          <w14:ligatures w14:val="none"/>
        </w:rPr>
      </w:pPr>
    </w:p>
    <w:p w14:paraId="766135B6"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What if a family member doesn’t want to get tested?</w:t>
      </w:r>
    </w:p>
    <w:p w14:paraId="0A566F7F"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That’s their choice but understanding their risk can help guide medical care. Genetic counseling can help them make an informed decision.</w:t>
      </w:r>
    </w:p>
    <w:p w14:paraId="35CF4E94" w14:textId="77777777" w:rsidR="008E6D01" w:rsidRPr="0001070F" w:rsidRDefault="008E6D01" w:rsidP="00FC1683">
      <w:pPr>
        <w:spacing w:after="0" w:line="240" w:lineRule="auto"/>
        <w:rPr>
          <w:rFonts w:ascii="Arial" w:eastAsia="Times New Roman" w:hAnsi="Arial" w:cs="Arial"/>
          <w:kern w:val="0"/>
          <w14:ligatures w14:val="none"/>
        </w:rPr>
      </w:pPr>
    </w:p>
    <w:p w14:paraId="2EEC866B" w14:textId="19BD81DF" w:rsidR="008E6D01" w:rsidRPr="0001070F" w:rsidRDefault="008E6D01" w:rsidP="008E6D01">
      <w:pPr>
        <w:spacing w:after="0" w:line="240" w:lineRule="auto"/>
        <w:outlineLvl w:val="2"/>
        <w:rPr>
          <w:rFonts w:ascii="Arial" w:eastAsia="Times New Roman" w:hAnsi="Arial" w:cs="Arial"/>
          <w:b/>
          <w:bCs/>
          <w:kern w:val="0"/>
          <w14:ligatures w14:val="none"/>
        </w:rPr>
      </w:pPr>
      <w:r w:rsidRPr="0001070F">
        <w:rPr>
          <w:rFonts w:ascii="Arial" w:eastAsia="Times New Roman" w:hAnsi="Arial" w:cs="Arial"/>
          <w:b/>
          <w:bCs/>
          <w:kern w:val="0"/>
          <w14:ligatures w14:val="none"/>
        </w:rPr>
        <w:t>Can I give this to my kids?</w:t>
      </w:r>
    </w:p>
    <w:p w14:paraId="42ED8C5D" w14:textId="7B0FC6C2" w:rsidR="008E6D01" w:rsidRPr="0001070F" w:rsidRDefault="008E6D01" w:rsidP="008E6D01">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 xml:space="preserve">Yes, your biological children each have a 50% chance of also having the same mutation. </w:t>
      </w:r>
    </w:p>
    <w:p w14:paraId="70B53D3B" w14:textId="77777777" w:rsidR="00FB706E" w:rsidRPr="0001070F" w:rsidRDefault="00FB706E" w:rsidP="008E6D01">
      <w:pPr>
        <w:spacing w:after="0" w:line="240" w:lineRule="auto"/>
        <w:outlineLvl w:val="2"/>
        <w:rPr>
          <w:rFonts w:ascii="Arial" w:eastAsia="Times New Roman" w:hAnsi="Arial" w:cs="Arial"/>
          <w:kern w:val="0"/>
          <w14:ligatures w14:val="none"/>
        </w:rPr>
      </w:pPr>
    </w:p>
    <w:p w14:paraId="32457D2E" w14:textId="77777777" w:rsidR="00FB706E" w:rsidRPr="0001070F" w:rsidRDefault="00FB706E" w:rsidP="00FB706E">
      <w:pPr>
        <w:spacing w:after="0" w:line="240" w:lineRule="auto"/>
        <w:outlineLvl w:val="2"/>
        <w:rPr>
          <w:rFonts w:ascii="Arial" w:eastAsia="Times New Roman" w:hAnsi="Arial" w:cs="Arial"/>
          <w:b/>
          <w:bCs/>
          <w:kern w:val="0"/>
          <w14:ligatures w14:val="none"/>
        </w:rPr>
      </w:pPr>
      <w:r w:rsidRPr="0001070F">
        <w:rPr>
          <w:rFonts w:ascii="Arial" w:eastAsia="Times New Roman" w:hAnsi="Arial" w:cs="Arial"/>
          <w:b/>
          <w:bCs/>
          <w:kern w:val="0"/>
          <w14:ligatures w14:val="none"/>
        </w:rPr>
        <w:t>How can I get my kids tested?</w:t>
      </w:r>
    </w:p>
    <w:p w14:paraId="2EE01545" w14:textId="77777777" w:rsidR="00FB706E" w:rsidRPr="0001070F" w:rsidRDefault="00FB706E" w:rsidP="00FB706E">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For many hereditary cancer conditions, it is not recommended for children to have genetic testing until adulthood. Though, for some genes, the recommendation would be to test earlier. It is important to check with your doctor or genetic counselor so they can best guide you about the age your children should be tested.</w:t>
      </w:r>
    </w:p>
    <w:p w14:paraId="5C5A6922" w14:textId="77777777" w:rsidR="00FB706E" w:rsidRPr="0001070F" w:rsidRDefault="00FB706E" w:rsidP="00FB706E">
      <w:pPr>
        <w:spacing w:after="0" w:line="240" w:lineRule="auto"/>
        <w:outlineLvl w:val="2"/>
        <w:rPr>
          <w:rFonts w:ascii="Arial" w:eastAsia="Times New Roman" w:hAnsi="Arial" w:cs="Arial"/>
          <w:kern w:val="0"/>
          <w14:ligatures w14:val="none"/>
        </w:rPr>
      </w:pPr>
    </w:p>
    <w:p w14:paraId="1574B0FB" w14:textId="77777777" w:rsidR="00FB706E" w:rsidRPr="0001070F" w:rsidRDefault="00FB706E" w:rsidP="00FB706E">
      <w:pPr>
        <w:spacing w:after="0" w:line="240" w:lineRule="auto"/>
        <w:rPr>
          <w:rFonts w:ascii="Arial" w:eastAsia="Times New Roman" w:hAnsi="Arial" w:cs="Arial"/>
          <w:b/>
          <w:bCs/>
          <w:kern w:val="0"/>
          <w14:ligatures w14:val="none"/>
        </w:rPr>
      </w:pPr>
      <w:r w:rsidRPr="0001070F">
        <w:rPr>
          <w:rFonts w:ascii="Arial" w:eastAsia="Times New Roman" w:hAnsi="Arial" w:cs="Arial"/>
          <w:b/>
          <w:bCs/>
          <w:kern w:val="0"/>
          <w14:ligatures w14:val="none"/>
        </w:rPr>
        <w:t>At what age should my children get tested?</w:t>
      </w:r>
    </w:p>
    <w:p w14:paraId="38B64ED2" w14:textId="77777777" w:rsidR="00FB706E" w:rsidRPr="0001070F" w:rsidRDefault="00FB706E" w:rsidP="00FB706E">
      <w:pPr>
        <w:autoSpaceDE w:val="0"/>
        <w:autoSpaceDN w:val="0"/>
        <w:adjustRightInd w:val="0"/>
        <w:spacing w:after="0" w:line="240" w:lineRule="auto"/>
        <w:rPr>
          <w:rFonts w:ascii="Arial" w:hAnsi="Arial" w:cs="Arial"/>
          <w:kern w:val="0"/>
        </w:rPr>
      </w:pPr>
      <w:r w:rsidRPr="0001070F">
        <w:rPr>
          <w:rFonts w:ascii="Arial" w:hAnsi="Arial" w:cs="Arial"/>
          <w:kern w:val="0"/>
        </w:rPr>
        <w:t>Most inherited gene mutations do not increase cancer risk in children. For your inherited gene variant (specify gene: BRCA1, BRCA2, MSH2, MSH1, MSH6, EPCAM), experts typically recommend waiting until after age 18 before deciding about testing. However, some hereditary cancer genes may be linked to childhood cancers. In these situations, it is appropriate for children to be tested. It is most helpful for people to learn about the mutation in their family by the time they reach the recommended age to begin screening and prevention. Speak with your healthcare provider to learn the recommended screening and prevention guidelines for your specific gene mutation.</w:t>
      </w:r>
    </w:p>
    <w:p w14:paraId="003B9114" w14:textId="77777777" w:rsidR="00FB706E" w:rsidRPr="0001070F" w:rsidRDefault="00FB706E" w:rsidP="00FB706E">
      <w:pPr>
        <w:spacing w:after="0" w:line="240" w:lineRule="auto"/>
        <w:outlineLvl w:val="2"/>
        <w:rPr>
          <w:rFonts w:ascii="Arial" w:eastAsia="Times New Roman" w:hAnsi="Arial" w:cs="Arial"/>
          <w:kern w:val="0"/>
          <w14:ligatures w14:val="none"/>
        </w:rPr>
      </w:pPr>
    </w:p>
    <w:p w14:paraId="5D6F90CA" w14:textId="77777777" w:rsidR="00FB706E" w:rsidRPr="0001070F" w:rsidRDefault="00FB706E" w:rsidP="008E6D01">
      <w:pPr>
        <w:spacing w:after="0" w:line="240" w:lineRule="auto"/>
        <w:outlineLvl w:val="2"/>
        <w:rPr>
          <w:rFonts w:ascii="Arial" w:eastAsia="Times New Roman" w:hAnsi="Arial" w:cs="Arial"/>
          <w:kern w:val="0"/>
          <w14:ligatures w14:val="none"/>
        </w:rPr>
      </w:pPr>
    </w:p>
    <w:p w14:paraId="2E2EAF4B" w14:textId="77777777" w:rsidR="008E6D01" w:rsidRPr="0001070F" w:rsidRDefault="008E6D01" w:rsidP="008E6D01">
      <w:pPr>
        <w:spacing w:after="0" w:line="240" w:lineRule="auto"/>
        <w:outlineLvl w:val="2"/>
        <w:rPr>
          <w:rFonts w:ascii="Arial" w:eastAsia="Times New Roman" w:hAnsi="Arial" w:cs="Arial"/>
          <w:b/>
          <w:bCs/>
          <w:kern w:val="0"/>
          <w14:ligatures w14:val="none"/>
        </w:rPr>
      </w:pPr>
    </w:p>
    <w:p w14:paraId="50078C1D" w14:textId="7E66D76C" w:rsidR="008E6D01" w:rsidRPr="0001070F" w:rsidRDefault="0001070F" w:rsidP="008E6D01">
      <w:pPr>
        <w:spacing w:after="0" w:line="240" w:lineRule="auto"/>
        <w:outlineLvl w:val="2"/>
        <w:rPr>
          <w:rFonts w:ascii="Arial" w:eastAsia="Times New Roman" w:hAnsi="Arial" w:cs="Arial"/>
          <w:b/>
          <w:bCs/>
          <w:kern w:val="0"/>
          <w14:ligatures w14:val="none"/>
        </w:rPr>
      </w:pPr>
      <w:r>
        <w:rPr>
          <w:rFonts w:ascii="Arial" w:eastAsia="Times New Roman" w:hAnsi="Arial" w:cs="Arial"/>
          <w:b/>
          <w:bCs/>
          <w:kern w:val="0"/>
          <w14:ligatures w14:val="none"/>
        </w:rPr>
        <w:lastRenderedPageBreak/>
        <w:t xml:space="preserve">Can this variant </w:t>
      </w:r>
      <w:r w:rsidR="008E6D01" w:rsidRPr="0001070F">
        <w:rPr>
          <w:rFonts w:ascii="Arial" w:eastAsia="Times New Roman" w:hAnsi="Arial" w:cs="Arial"/>
          <w:b/>
          <w:bCs/>
          <w:kern w:val="0"/>
          <w14:ligatures w14:val="none"/>
        </w:rPr>
        <w:t>skip a generation?</w:t>
      </w:r>
    </w:p>
    <w:p w14:paraId="4C971365" w14:textId="7FAEBD2A" w:rsidR="008E6D01" w:rsidRPr="0001070F" w:rsidRDefault="008E6D01" w:rsidP="008E6D01">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No, there is no way for a mutation to get to future generations unless it is passed directly from parent to child.</w:t>
      </w:r>
    </w:p>
    <w:p w14:paraId="5ACFE1E1" w14:textId="77777777" w:rsidR="008E6D01" w:rsidRPr="0001070F" w:rsidRDefault="008E6D01" w:rsidP="008E6D01">
      <w:pPr>
        <w:spacing w:after="0" w:line="240" w:lineRule="auto"/>
        <w:outlineLvl w:val="2"/>
        <w:rPr>
          <w:rFonts w:ascii="Arial" w:eastAsia="Times New Roman" w:hAnsi="Arial" w:cs="Arial"/>
          <w:b/>
          <w:bCs/>
          <w:kern w:val="0"/>
          <w14:ligatures w14:val="none"/>
        </w:rPr>
      </w:pPr>
    </w:p>
    <w:p w14:paraId="74196CEC" w14:textId="77777777" w:rsidR="008E6D01" w:rsidRPr="0001070F" w:rsidRDefault="008E6D01" w:rsidP="008E6D01">
      <w:pPr>
        <w:spacing w:after="0" w:line="240" w:lineRule="auto"/>
        <w:outlineLvl w:val="2"/>
        <w:rPr>
          <w:rFonts w:ascii="Arial" w:eastAsia="Times New Roman" w:hAnsi="Arial" w:cs="Arial"/>
          <w:b/>
          <w:bCs/>
          <w:kern w:val="0"/>
          <w14:ligatures w14:val="none"/>
        </w:rPr>
      </w:pPr>
      <w:r w:rsidRPr="0001070F">
        <w:rPr>
          <w:rFonts w:ascii="Arial" w:eastAsia="Times New Roman" w:hAnsi="Arial" w:cs="Arial"/>
          <w:b/>
          <w:bCs/>
          <w:kern w:val="0"/>
          <w14:ligatures w14:val="none"/>
        </w:rPr>
        <w:t>Why would my relatives want to know if they have this? What can they do about it?</w:t>
      </w:r>
    </w:p>
    <w:p w14:paraId="0E748110" w14:textId="3FACC20E" w:rsidR="008E6D01" w:rsidRPr="0001070F" w:rsidRDefault="008E6D01" w:rsidP="008E6D01">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 xml:space="preserve">Genetic testing is a very personal decision. </w:t>
      </w:r>
      <w:proofErr w:type="gramStart"/>
      <w:r w:rsidRPr="0001070F">
        <w:rPr>
          <w:rFonts w:ascii="Arial" w:eastAsia="Times New Roman" w:hAnsi="Arial" w:cs="Arial"/>
          <w:kern w:val="0"/>
          <w14:ligatures w14:val="none"/>
        </w:rPr>
        <w:t>Each individual</w:t>
      </w:r>
      <w:proofErr w:type="gramEnd"/>
      <w:r w:rsidRPr="0001070F">
        <w:rPr>
          <w:rFonts w:ascii="Arial" w:eastAsia="Times New Roman" w:hAnsi="Arial" w:cs="Arial"/>
          <w:kern w:val="0"/>
          <w14:ligatures w14:val="none"/>
        </w:rPr>
        <w:t xml:space="preserve"> should weigh the pros and cons of testing for themselves. Knowing about an increased cancer risk can help your relatives </w:t>
      </w:r>
      <w:proofErr w:type="gramStart"/>
      <w:r w:rsidRPr="0001070F">
        <w:rPr>
          <w:rFonts w:ascii="Arial" w:eastAsia="Times New Roman" w:hAnsi="Arial" w:cs="Arial"/>
          <w:kern w:val="0"/>
          <w14:ligatures w14:val="none"/>
        </w:rPr>
        <w:t>make a plan</w:t>
      </w:r>
      <w:proofErr w:type="gramEnd"/>
      <w:r w:rsidRPr="0001070F">
        <w:rPr>
          <w:rFonts w:ascii="Arial" w:eastAsia="Times New Roman" w:hAnsi="Arial" w:cs="Arial"/>
          <w:kern w:val="0"/>
          <w14:ligatures w14:val="none"/>
        </w:rPr>
        <w:t xml:space="preserve"> for </w:t>
      </w:r>
      <w:r w:rsidR="00C21E21" w:rsidRPr="0001070F">
        <w:rPr>
          <w:rFonts w:ascii="Arial" w:eastAsia="Times New Roman" w:hAnsi="Arial" w:cs="Arial"/>
          <w:kern w:val="0"/>
          <w14:ligatures w14:val="none"/>
        </w:rPr>
        <w:t xml:space="preserve">personalized </w:t>
      </w:r>
      <w:r w:rsidRPr="0001070F">
        <w:rPr>
          <w:rFonts w:ascii="Arial" w:eastAsia="Times New Roman" w:hAnsi="Arial" w:cs="Arial"/>
          <w:kern w:val="0"/>
          <w14:ligatures w14:val="none"/>
        </w:rPr>
        <w:t xml:space="preserve">screening in hopes of detecting any possible cancer early. There may also be preventive options depending on the gene. </w:t>
      </w:r>
    </w:p>
    <w:p w14:paraId="268808DF" w14:textId="77777777" w:rsidR="008E6D01" w:rsidRPr="0001070F" w:rsidRDefault="008E6D01" w:rsidP="008E6D01">
      <w:pPr>
        <w:spacing w:after="0" w:line="240" w:lineRule="auto"/>
        <w:outlineLvl w:val="2"/>
        <w:rPr>
          <w:rFonts w:ascii="Arial" w:eastAsia="Times New Roman" w:hAnsi="Arial" w:cs="Arial"/>
          <w:b/>
          <w:bCs/>
          <w:kern w:val="0"/>
          <w14:ligatures w14:val="none"/>
        </w:rPr>
      </w:pPr>
    </w:p>
    <w:p w14:paraId="4BC9267B" w14:textId="09FECC99" w:rsidR="008E6D01" w:rsidRPr="0001070F" w:rsidRDefault="008E6D01" w:rsidP="008E6D01">
      <w:pPr>
        <w:spacing w:after="0" w:line="240" w:lineRule="auto"/>
        <w:outlineLvl w:val="2"/>
        <w:rPr>
          <w:rFonts w:ascii="Arial" w:eastAsia="Times New Roman" w:hAnsi="Arial" w:cs="Arial"/>
          <w:b/>
          <w:bCs/>
          <w:kern w:val="0"/>
          <w14:ligatures w14:val="none"/>
        </w:rPr>
      </w:pPr>
      <w:r w:rsidRPr="0001070F">
        <w:rPr>
          <w:rFonts w:ascii="Arial" w:eastAsia="Times New Roman" w:hAnsi="Arial" w:cs="Arial"/>
          <w:b/>
          <w:bCs/>
          <w:kern w:val="0"/>
          <w14:ligatures w14:val="none"/>
        </w:rPr>
        <w:t>I don’t talk to my family/parents/sister/brother. How can I share this with them?</w:t>
      </w:r>
    </w:p>
    <w:p w14:paraId="09D70649" w14:textId="4C848D7A" w:rsidR="00C21E21" w:rsidRPr="0001070F" w:rsidRDefault="008E6D01" w:rsidP="008E6D01">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The most important piece of information to share with your family is your genetic test results</w:t>
      </w:r>
      <w:ins w:id="0" w:author="Karlan, Beth Y." w:date="2024-12-14T15:58:00Z">
        <w:r w:rsidR="00CB363B">
          <w:rPr>
            <w:rFonts w:ascii="Arial" w:eastAsia="Times New Roman" w:hAnsi="Arial" w:cs="Arial"/>
            <w:kern w:val="0"/>
            <w14:ligatures w14:val="none"/>
          </w:rPr>
          <w:t xml:space="preserve"> and your </w:t>
        </w:r>
      </w:ins>
      <w:ins w:id="1" w:author="Karlan, Beth Y." w:date="2024-12-14T15:57:00Z">
        <w:r w:rsidR="00CB363B">
          <w:rPr>
            <w:rFonts w:ascii="Arial" w:eastAsia="Times New Roman" w:hAnsi="Arial" w:cs="Arial"/>
            <w:kern w:val="0"/>
            <w14:ligatures w14:val="none"/>
          </w:rPr>
          <w:t>increased risk of cancer</w:t>
        </w:r>
      </w:ins>
      <w:ins w:id="2" w:author="Karlan, Beth Y." w:date="2024-12-14T15:58:00Z">
        <w:r w:rsidR="00CB363B">
          <w:rPr>
            <w:rFonts w:ascii="Arial" w:eastAsia="Times New Roman" w:hAnsi="Arial" w:cs="Arial"/>
            <w:kern w:val="0"/>
            <w14:ligatures w14:val="none"/>
          </w:rPr>
          <w:t xml:space="preserve"> </w:t>
        </w:r>
      </w:ins>
      <w:ins w:id="3" w:author="Karlan, Beth Y." w:date="2024-12-14T15:59:00Z">
        <w:r w:rsidR="00CB363B">
          <w:rPr>
            <w:rFonts w:ascii="Arial" w:eastAsia="Times New Roman" w:hAnsi="Arial" w:cs="Arial"/>
            <w:kern w:val="0"/>
            <w14:ligatures w14:val="none"/>
          </w:rPr>
          <w:t>due to this genetic mutation. Would also stress</w:t>
        </w:r>
      </w:ins>
      <w:ins w:id="4" w:author="Karlan, Beth Y." w:date="2024-12-14T15:58:00Z">
        <w:r w:rsidR="00CB363B">
          <w:rPr>
            <w:rFonts w:ascii="Arial" w:eastAsia="Times New Roman" w:hAnsi="Arial" w:cs="Arial"/>
            <w:kern w:val="0"/>
            <w14:ligatures w14:val="none"/>
          </w:rPr>
          <w:t xml:space="preserve"> the significant possibility that the</w:t>
        </w:r>
      </w:ins>
      <w:ins w:id="5" w:author="Karlan, Beth Y." w:date="2024-12-14T15:59:00Z">
        <w:r w:rsidR="00CB363B">
          <w:rPr>
            <w:rFonts w:ascii="Arial" w:eastAsia="Times New Roman" w:hAnsi="Arial" w:cs="Arial"/>
            <w:kern w:val="0"/>
            <w14:ligatures w14:val="none"/>
          </w:rPr>
          <w:t xml:space="preserve"> family member </w:t>
        </w:r>
      </w:ins>
      <w:ins w:id="6" w:author="Karlan, Beth Y." w:date="2024-12-14T15:58:00Z">
        <w:r w:rsidR="00CB363B">
          <w:rPr>
            <w:rFonts w:ascii="Arial" w:eastAsia="Times New Roman" w:hAnsi="Arial" w:cs="Arial"/>
            <w:kern w:val="0"/>
            <w14:ligatures w14:val="none"/>
          </w:rPr>
          <w:t xml:space="preserve">may </w:t>
        </w:r>
      </w:ins>
      <w:ins w:id="7" w:author="Karlan, Beth Y." w:date="2024-12-14T15:59:00Z">
        <w:r w:rsidR="00CB363B">
          <w:rPr>
            <w:rFonts w:ascii="Arial" w:eastAsia="Times New Roman" w:hAnsi="Arial" w:cs="Arial"/>
            <w:kern w:val="0"/>
            <w14:ligatures w14:val="none"/>
          </w:rPr>
          <w:t xml:space="preserve">also </w:t>
        </w:r>
      </w:ins>
      <w:ins w:id="8" w:author="Karlan, Beth Y." w:date="2024-12-14T15:58:00Z">
        <w:r w:rsidR="00CB363B">
          <w:rPr>
            <w:rFonts w:ascii="Arial" w:eastAsia="Times New Roman" w:hAnsi="Arial" w:cs="Arial"/>
            <w:kern w:val="0"/>
            <w14:ligatures w14:val="none"/>
          </w:rPr>
          <w:t xml:space="preserve">have </w:t>
        </w:r>
      </w:ins>
      <w:ins w:id="9" w:author="Karlan, Beth Y." w:date="2024-12-14T15:59:00Z">
        <w:r w:rsidR="00CB363B">
          <w:rPr>
            <w:rFonts w:ascii="Arial" w:eastAsia="Times New Roman" w:hAnsi="Arial" w:cs="Arial"/>
            <w:kern w:val="0"/>
            <w14:ligatures w14:val="none"/>
          </w:rPr>
          <w:t xml:space="preserve">inherited this </w:t>
        </w:r>
      </w:ins>
      <w:ins w:id="10" w:author="Karlan, Beth Y." w:date="2024-12-14T15:58:00Z">
        <w:r w:rsidR="00CB363B">
          <w:rPr>
            <w:rFonts w:ascii="Arial" w:eastAsia="Times New Roman" w:hAnsi="Arial" w:cs="Arial"/>
            <w:kern w:val="0"/>
            <w14:ligatures w14:val="none"/>
          </w:rPr>
          <w:t>high risk of cancer</w:t>
        </w:r>
      </w:ins>
      <w:ins w:id="11" w:author="Karlan, Beth Y." w:date="2024-12-14T15:59:00Z">
        <w:r w:rsidR="00CB363B">
          <w:rPr>
            <w:rFonts w:ascii="Arial" w:eastAsia="Times New Roman" w:hAnsi="Arial" w:cs="Arial"/>
            <w:kern w:val="0"/>
            <w14:ligatures w14:val="none"/>
          </w:rPr>
          <w:t xml:space="preserve"> and </w:t>
        </w:r>
      </w:ins>
      <w:ins w:id="12" w:author="Karlan, Beth Y." w:date="2024-12-14T16:00:00Z">
        <w:r w:rsidR="00CB363B">
          <w:rPr>
            <w:rFonts w:ascii="Arial" w:eastAsia="Times New Roman" w:hAnsi="Arial" w:cs="Arial"/>
            <w:kern w:val="0"/>
            <w14:ligatures w14:val="none"/>
          </w:rPr>
          <w:t>should find out more info</w:t>
        </w:r>
      </w:ins>
      <w:r w:rsidRPr="0001070F">
        <w:rPr>
          <w:rFonts w:ascii="Arial" w:eastAsia="Times New Roman" w:hAnsi="Arial" w:cs="Arial"/>
          <w:kern w:val="0"/>
          <w14:ligatures w14:val="none"/>
        </w:rPr>
        <w:t xml:space="preserve">. If you don’t feel comfortable sharing it directly with your family/parents/sister/brother, maybe you can share it with another relative who would be willing to pass </w:t>
      </w:r>
      <w:r w:rsidR="00C21E21" w:rsidRPr="0001070F">
        <w:rPr>
          <w:rFonts w:ascii="Arial" w:eastAsia="Times New Roman" w:hAnsi="Arial" w:cs="Arial"/>
          <w:kern w:val="0"/>
          <w14:ligatures w14:val="none"/>
        </w:rPr>
        <w:t>this information</w:t>
      </w:r>
      <w:r w:rsidRPr="0001070F">
        <w:rPr>
          <w:rFonts w:ascii="Arial" w:eastAsia="Times New Roman" w:hAnsi="Arial" w:cs="Arial"/>
          <w:kern w:val="0"/>
          <w14:ligatures w14:val="none"/>
        </w:rPr>
        <w:t xml:space="preserve"> </w:t>
      </w:r>
      <w:commentRangeStart w:id="13"/>
      <w:commentRangeStart w:id="14"/>
      <w:commentRangeStart w:id="15"/>
      <w:r w:rsidRPr="0001070F">
        <w:rPr>
          <w:rFonts w:ascii="Arial" w:eastAsia="Times New Roman" w:hAnsi="Arial" w:cs="Arial"/>
          <w:kern w:val="0"/>
          <w14:ligatures w14:val="none"/>
        </w:rPr>
        <w:t>along</w:t>
      </w:r>
      <w:commentRangeEnd w:id="13"/>
      <w:r w:rsidRPr="0001070F">
        <w:rPr>
          <w:rStyle w:val="CommentReference"/>
          <w:rFonts w:ascii="Arial" w:hAnsi="Arial" w:cs="Arial"/>
          <w:sz w:val="22"/>
          <w:szCs w:val="22"/>
        </w:rPr>
        <w:commentReference w:id="13"/>
      </w:r>
      <w:commentRangeEnd w:id="14"/>
      <w:r w:rsidR="00523CEA" w:rsidRPr="0001070F">
        <w:rPr>
          <w:rStyle w:val="CommentReference"/>
          <w:rFonts w:ascii="Arial" w:hAnsi="Arial" w:cs="Arial"/>
          <w:sz w:val="22"/>
          <w:szCs w:val="22"/>
        </w:rPr>
        <w:commentReference w:id="14"/>
      </w:r>
      <w:commentRangeEnd w:id="15"/>
      <w:r w:rsidR="00CB363B">
        <w:rPr>
          <w:rStyle w:val="CommentReference"/>
        </w:rPr>
        <w:commentReference w:id="15"/>
      </w:r>
      <w:r w:rsidRPr="0001070F">
        <w:rPr>
          <w:rFonts w:ascii="Arial" w:eastAsia="Times New Roman" w:hAnsi="Arial" w:cs="Arial"/>
          <w:kern w:val="0"/>
          <w14:ligatures w14:val="none"/>
        </w:rPr>
        <w:t xml:space="preserve">. </w:t>
      </w:r>
    </w:p>
    <w:p w14:paraId="30B2957D" w14:textId="77777777" w:rsidR="00C21E21" w:rsidRPr="0001070F" w:rsidRDefault="00C21E21" w:rsidP="008E6D01">
      <w:pPr>
        <w:spacing w:after="0" w:line="240" w:lineRule="auto"/>
        <w:outlineLvl w:val="2"/>
        <w:rPr>
          <w:rFonts w:ascii="Arial" w:eastAsia="Times New Roman" w:hAnsi="Arial" w:cs="Arial"/>
          <w:kern w:val="0"/>
          <w14:ligatures w14:val="none"/>
        </w:rPr>
      </w:pPr>
    </w:p>
    <w:p w14:paraId="7ED623DB" w14:textId="30760590" w:rsidR="008E6D01" w:rsidRPr="0001070F" w:rsidRDefault="008E6D01" w:rsidP="008E6D01">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 xml:space="preserve">Would it be helpful to have a letter drafted </w:t>
      </w:r>
      <w:r w:rsidR="00C21E21" w:rsidRPr="0001070F">
        <w:rPr>
          <w:rFonts w:ascii="Arial" w:eastAsia="Times New Roman" w:hAnsi="Arial" w:cs="Arial"/>
          <w:kern w:val="0"/>
          <w14:ligatures w14:val="none"/>
        </w:rPr>
        <w:t>to</w:t>
      </w:r>
      <w:r w:rsidRPr="0001070F">
        <w:rPr>
          <w:rFonts w:ascii="Arial" w:eastAsia="Times New Roman" w:hAnsi="Arial" w:cs="Arial"/>
          <w:kern w:val="0"/>
          <w14:ligatures w14:val="none"/>
        </w:rPr>
        <w:t xml:space="preserve"> shar</w:t>
      </w:r>
      <w:r w:rsidR="00C21E21" w:rsidRPr="0001070F">
        <w:rPr>
          <w:rFonts w:ascii="Arial" w:eastAsia="Times New Roman" w:hAnsi="Arial" w:cs="Arial"/>
          <w:kern w:val="0"/>
          <w14:ligatures w14:val="none"/>
        </w:rPr>
        <w:t>e</w:t>
      </w:r>
      <w:r w:rsidRPr="0001070F">
        <w:rPr>
          <w:rFonts w:ascii="Arial" w:eastAsia="Times New Roman" w:hAnsi="Arial" w:cs="Arial"/>
          <w:kern w:val="0"/>
          <w14:ligatures w14:val="none"/>
        </w:rPr>
        <w:t xml:space="preserve"> this information with your family?</w:t>
      </w:r>
    </w:p>
    <w:p w14:paraId="782A8D54" w14:textId="77777777" w:rsidR="008E6D01" w:rsidRPr="0001070F" w:rsidRDefault="008E6D01" w:rsidP="008E6D01">
      <w:pPr>
        <w:spacing w:after="0" w:line="240" w:lineRule="auto"/>
        <w:outlineLvl w:val="2"/>
        <w:rPr>
          <w:rFonts w:ascii="Arial" w:eastAsia="Times New Roman" w:hAnsi="Arial" w:cs="Arial"/>
          <w:b/>
          <w:bCs/>
          <w:kern w:val="0"/>
          <w14:ligatures w14:val="none"/>
        </w:rPr>
      </w:pPr>
    </w:p>
    <w:p w14:paraId="137CCAA0" w14:textId="77D9DFA9" w:rsidR="008E6D01" w:rsidRPr="0001070F" w:rsidRDefault="008E6D01" w:rsidP="008E6D01">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 xml:space="preserve">Yes – </w:t>
      </w:r>
      <w:r w:rsidR="00523CEA" w:rsidRPr="0001070F">
        <w:rPr>
          <w:rFonts w:ascii="Arial" w:eastAsia="Times New Roman" w:hAnsi="Arial" w:cs="Arial"/>
          <w:kern w:val="0"/>
          <w14:ligatures w14:val="none"/>
        </w:rPr>
        <w:t xml:space="preserve">What gene variant do you have? I will provide you with a draft of a family letter which you can share with your family </w:t>
      </w:r>
      <w:r w:rsidR="00FB706E" w:rsidRPr="0001070F">
        <w:rPr>
          <w:rFonts w:ascii="Arial" w:eastAsia="Times New Roman" w:hAnsi="Arial" w:cs="Arial"/>
          <w:kern w:val="0"/>
          <w14:ligatures w14:val="none"/>
        </w:rPr>
        <w:t xml:space="preserve">members, </w:t>
      </w:r>
      <w:r w:rsidR="00523CEA" w:rsidRPr="0001070F">
        <w:rPr>
          <w:rFonts w:ascii="Arial" w:eastAsia="Times New Roman" w:hAnsi="Arial" w:cs="Arial"/>
          <w:kern w:val="0"/>
          <w14:ligatures w14:val="none"/>
        </w:rPr>
        <w:t>provid</w:t>
      </w:r>
      <w:r w:rsidR="00FB706E" w:rsidRPr="0001070F">
        <w:rPr>
          <w:rFonts w:ascii="Arial" w:eastAsia="Times New Roman" w:hAnsi="Arial" w:cs="Arial"/>
          <w:kern w:val="0"/>
          <w14:ligatures w14:val="none"/>
        </w:rPr>
        <w:t>ing</w:t>
      </w:r>
      <w:r w:rsidR="00523CEA" w:rsidRPr="0001070F">
        <w:rPr>
          <w:rFonts w:ascii="Arial" w:eastAsia="Times New Roman" w:hAnsi="Arial" w:cs="Arial"/>
          <w:kern w:val="0"/>
          <w14:ligatures w14:val="none"/>
        </w:rPr>
        <w:t xml:space="preserve"> them with information so that they could consider genetic counseling and testing. </w:t>
      </w:r>
      <w:r w:rsidRPr="0001070F">
        <w:rPr>
          <w:rFonts w:ascii="Arial" w:eastAsia="Times New Roman" w:hAnsi="Arial" w:cs="Arial"/>
          <w:kern w:val="0"/>
          <w14:ligatures w14:val="none"/>
        </w:rPr>
        <w:t xml:space="preserve"> </w:t>
      </w:r>
      <w:r w:rsidR="00523CEA" w:rsidRPr="0001070F">
        <w:rPr>
          <w:rFonts w:ascii="Arial" w:eastAsia="Times New Roman" w:hAnsi="Arial" w:cs="Arial"/>
          <w:kern w:val="0"/>
          <w14:ligatures w14:val="none"/>
        </w:rPr>
        <w:t>(</w:t>
      </w:r>
      <w:r w:rsidRPr="0001070F">
        <w:rPr>
          <w:rFonts w:ascii="Arial" w:eastAsia="Times New Roman" w:hAnsi="Arial" w:cs="Arial"/>
          <w:kern w:val="0"/>
          <w14:ligatures w14:val="none"/>
        </w:rPr>
        <w:t>Draft dear family letter</w:t>
      </w:r>
      <w:r w:rsidR="00FB706E" w:rsidRPr="0001070F">
        <w:rPr>
          <w:rFonts w:ascii="Arial" w:eastAsia="Times New Roman" w:hAnsi="Arial" w:cs="Arial"/>
          <w:kern w:val="0"/>
          <w14:ligatures w14:val="none"/>
        </w:rPr>
        <w:t>- the examples are in the box</w:t>
      </w:r>
      <w:r w:rsidR="00523CEA" w:rsidRPr="0001070F">
        <w:rPr>
          <w:rFonts w:ascii="Arial" w:eastAsia="Times New Roman" w:hAnsi="Arial" w:cs="Arial"/>
          <w:kern w:val="0"/>
          <w14:ligatures w14:val="none"/>
        </w:rPr>
        <w:t xml:space="preserve">). </w:t>
      </w:r>
    </w:p>
    <w:p w14:paraId="35762063" w14:textId="7E42CFAC" w:rsidR="008E6D01" w:rsidRPr="0001070F" w:rsidRDefault="008E6D01" w:rsidP="008E6D01">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 xml:space="preserve">No </w:t>
      </w:r>
      <w:r w:rsidR="00FB706E" w:rsidRPr="0001070F">
        <w:rPr>
          <w:rFonts w:ascii="Arial" w:eastAsia="Times New Roman" w:hAnsi="Arial" w:cs="Arial"/>
          <w:kern w:val="0"/>
          <w14:ligatures w14:val="none"/>
        </w:rPr>
        <w:t>–</w:t>
      </w:r>
      <w:r w:rsidRPr="0001070F">
        <w:rPr>
          <w:rFonts w:ascii="Arial" w:eastAsia="Times New Roman" w:hAnsi="Arial" w:cs="Arial"/>
          <w:kern w:val="0"/>
          <w14:ligatures w14:val="none"/>
        </w:rPr>
        <w:t xml:space="preserve"> Ok</w:t>
      </w:r>
      <w:r w:rsidR="00FB706E" w:rsidRPr="0001070F">
        <w:rPr>
          <w:rFonts w:ascii="Arial" w:eastAsia="Times New Roman" w:hAnsi="Arial" w:cs="Arial"/>
          <w:kern w:val="0"/>
          <w14:ligatures w14:val="none"/>
        </w:rPr>
        <w:t>, y</w:t>
      </w:r>
      <w:r w:rsidRPr="0001070F">
        <w:rPr>
          <w:rFonts w:ascii="Arial" w:eastAsia="Times New Roman" w:hAnsi="Arial" w:cs="Arial"/>
          <w:kern w:val="0"/>
          <w14:ligatures w14:val="none"/>
        </w:rPr>
        <w:t>ou can request one if you change your mind.</w:t>
      </w:r>
    </w:p>
    <w:p w14:paraId="5E8433CC" w14:textId="6A6C1094" w:rsidR="008E6D01" w:rsidRPr="0001070F" w:rsidRDefault="008E6D01" w:rsidP="0001070F">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 xml:space="preserve">Unsure – </w:t>
      </w:r>
      <w:r w:rsidR="00523CEA" w:rsidRPr="0001070F">
        <w:rPr>
          <w:rFonts w:ascii="Arial" w:eastAsia="Times New Roman" w:hAnsi="Arial" w:cs="Arial"/>
          <w:kern w:val="0"/>
          <w14:ligatures w14:val="none"/>
        </w:rPr>
        <w:t xml:space="preserve">A family letter provides information about the </w:t>
      </w:r>
      <w:proofErr w:type="gramStart"/>
      <w:r w:rsidR="00523CEA" w:rsidRPr="0001070F">
        <w:rPr>
          <w:rFonts w:ascii="Arial" w:eastAsia="Times New Roman" w:hAnsi="Arial" w:cs="Arial"/>
          <w:kern w:val="0"/>
          <w14:ligatures w14:val="none"/>
        </w:rPr>
        <w:t>particular gene</w:t>
      </w:r>
      <w:proofErr w:type="gramEnd"/>
      <w:r w:rsidR="00523CEA" w:rsidRPr="0001070F">
        <w:rPr>
          <w:rFonts w:ascii="Arial" w:eastAsia="Times New Roman" w:hAnsi="Arial" w:cs="Arial"/>
          <w:kern w:val="0"/>
          <w14:ligatures w14:val="none"/>
        </w:rPr>
        <w:t xml:space="preserve"> variant and the increased risk for specific cancers. It can guide your family members where they can receive more information and how to easily contact a genetic counselor in their area. </w:t>
      </w:r>
    </w:p>
    <w:p w14:paraId="56564193" w14:textId="77777777" w:rsidR="00FC1683" w:rsidRPr="0001070F" w:rsidRDefault="00FC1683" w:rsidP="00FC1683">
      <w:pPr>
        <w:spacing w:after="0" w:line="240" w:lineRule="auto"/>
        <w:rPr>
          <w:rFonts w:ascii="Arial" w:eastAsia="Times New Roman" w:hAnsi="Arial" w:cs="Arial"/>
          <w:kern w:val="0"/>
          <w14:ligatures w14:val="none"/>
        </w:rPr>
      </w:pPr>
    </w:p>
    <w:p w14:paraId="015E7679" w14:textId="0E080573" w:rsidR="00FC1683" w:rsidRPr="0001070F" w:rsidRDefault="00FC1683" w:rsidP="00FC1683">
      <w:pPr>
        <w:pStyle w:val="Heading2"/>
        <w:spacing w:before="0" w:line="240" w:lineRule="auto"/>
        <w:rPr>
          <w:rFonts w:ascii="Arial" w:hAnsi="Arial" w:cs="Arial"/>
          <w:b/>
          <w:bCs/>
          <w:color w:val="auto"/>
          <w:sz w:val="22"/>
          <w:szCs w:val="22"/>
        </w:rPr>
      </w:pPr>
      <w:r w:rsidRPr="0001070F">
        <w:rPr>
          <w:rFonts w:ascii="Arial" w:hAnsi="Arial" w:cs="Arial"/>
          <w:b/>
          <w:bCs/>
          <w:color w:val="auto"/>
          <w:sz w:val="22"/>
          <w:szCs w:val="22"/>
        </w:rPr>
        <w:t>What are the recommendations for my family members if I have a mutation in (</w:t>
      </w:r>
      <w:r w:rsidR="008E6D01" w:rsidRPr="0001070F">
        <w:rPr>
          <w:rFonts w:ascii="Arial" w:hAnsi="Arial" w:cs="Arial"/>
          <w:b/>
          <w:bCs/>
          <w:color w:val="auto"/>
          <w:sz w:val="22"/>
          <w:szCs w:val="22"/>
        </w:rPr>
        <w:t xml:space="preserve">specify gene: </w:t>
      </w:r>
      <w:r w:rsidRPr="0001070F">
        <w:rPr>
          <w:rFonts w:ascii="Arial" w:hAnsi="Arial" w:cs="Arial"/>
          <w:b/>
          <w:bCs/>
          <w:color w:val="auto"/>
          <w:sz w:val="22"/>
          <w:szCs w:val="22"/>
        </w:rPr>
        <w:t>MSH2, MSH1, MSH6, PMS2, EPCAM/MSH2, BRCA1, BRCA2)?</w:t>
      </w:r>
    </w:p>
    <w:p w14:paraId="1FF3C21F" w14:textId="01F9DBC0" w:rsidR="00FC1683" w:rsidRPr="0001070F" w:rsidRDefault="00FC1683" w:rsidP="00FC1683">
      <w:pPr>
        <w:pStyle w:val="BodyText"/>
        <w:ind w:right="103"/>
        <w:rPr>
          <w:i/>
        </w:rPr>
      </w:pPr>
      <w:r w:rsidRPr="0001070F">
        <w:t xml:space="preserve">A parent who has a mutation in </w:t>
      </w:r>
      <w:r w:rsidRPr="0001070F">
        <w:rPr>
          <w:i/>
        </w:rPr>
        <w:t>(</w:t>
      </w:r>
      <w:r w:rsidR="008E6D01" w:rsidRPr="0001070F">
        <w:rPr>
          <w:i/>
        </w:rPr>
        <w:t xml:space="preserve">specify gene) </w:t>
      </w:r>
      <w:r w:rsidRPr="0001070F">
        <w:t>has a 50% chance of passing it to their child. The mutation was inherited from one of your parents</w:t>
      </w:r>
      <w:r w:rsidR="00FB706E" w:rsidRPr="0001070F">
        <w:t>. W</w:t>
      </w:r>
      <w:r w:rsidRPr="0001070F">
        <w:t xml:space="preserve">e cannot confirm which parent without testing them. Your first-degree relatives (siblings and children) all have a 50% likelihood of carrying this mutation. Both men and women can inherit and pass </w:t>
      </w:r>
      <w:r w:rsidR="00523CEA" w:rsidRPr="0001070F">
        <w:t xml:space="preserve">it </w:t>
      </w:r>
      <w:r w:rsidRPr="0001070F">
        <w:t>along</w:t>
      </w:r>
      <w:r w:rsidRPr="0001070F">
        <w:rPr>
          <w:i/>
        </w:rPr>
        <w:t>.</w:t>
      </w:r>
    </w:p>
    <w:p w14:paraId="656AE1A6" w14:textId="77777777" w:rsidR="00FC1683" w:rsidRPr="0001070F" w:rsidRDefault="00FC1683" w:rsidP="00FC1683">
      <w:pPr>
        <w:pStyle w:val="BodyText"/>
        <w:rPr>
          <w:i/>
        </w:rPr>
      </w:pPr>
    </w:p>
    <w:p w14:paraId="505F8019" w14:textId="77777777" w:rsidR="00FC1683" w:rsidRPr="0001070F" w:rsidRDefault="00FC1683" w:rsidP="00FC1683">
      <w:pPr>
        <w:pStyle w:val="BodyText"/>
        <w:ind w:right="116"/>
      </w:pPr>
      <w:r w:rsidRPr="0001070F">
        <w:t>Genetic testing is recommended for all relatives over age 18. I can assist in connecting them with a genetic counselor in their area or they may choose to contact a genetic counselor through the National Society of Genetic Counselors via their website</w:t>
      </w:r>
      <w:r w:rsidRPr="0001070F">
        <w:rPr>
          <w:u w:val="single" w:color="0562C1"/>
        </w:rPr>
        <w:t xml:space="preserve"> </w:t>
      </w:r>
      <w:hyperlink r:id="rId14">
        <w:r w:rsidRPr="0001070F">
          <w:rPr>
            <w:u w:val="single" w:color="0562C1"/>
          </w:rPr>
          <w:t>www.nsgc.org</w:t>
        </w:r>
        <w:r w:rsidRPr="0001070F">
          <w:t xml:space="preserve">, </w:t>
        </w:r>
      </w:hyperlink>
      <w:r w:rsidRPr="0001070F">
        <w:t xml:space="preserve">click on </w:t>
      </w:r>
      <w:r w:rsidRPr="0001070F">
        <w:rPr>
          <w:i/>
        </w:rPr>
        <w:t xml:space="preserve">Find </w:t>
      </w:r>
      <w:proofErr w:type="gramStart"/>
      <w:r w:rsidRPr="0001070F">
        <w:rPr>
          <w:i/>
        </w:rPr>
        <w:t>A</w:t>
      </w:r>
      <w:proofErr w:type="gramEnd"/>
      <w:r w:rsidRPr="0001070F">
        <w:rPr>
          <w:i/>
        </w:rPr>
        <w:t xml:space="preserve"> Genetic Counselor</w:t>
      </w:r>
      <w:r w:rsidRPr="0001070F">
        <w:t>. Please share this information with your family members so they can discuss this information with their healthcare providers and proceed with genetic</w:t>
      </w:r>
      <w:r w:rsidRPr="0001070F">
        <w:rPr>
          <w:spacing w:val="-17"/>
        </w:rPr>
        <w:t xml:space="preserve"> </w:t>
      </w:r>
      <w:r w:rsidRPr="0001070F">
        <w:t>testing.</w:t>
      </w:r>
    </w:p>
    <w:p w14:paraId="3861E78D" w14:textId="77777777" w:rsidR="00FC1683" w:rsidRPr="0001070F" w:rsidRDefault="00FC1683" w:rsidP="00FC1683">
      <w:pPr>
        <w:spacing w:after="0" w:line="240" w:lineRule="auto"/>
        <w:rPr>
          <w:rFonts w:ascii="Arial" w:eastAsia="Times New Roman" w:hAnsi="Arial" w:cs="Arial"/>
          <w:kern w:val="0"/>
          <w14:ligatures w14:val="none"/>
        </w:rPr>
      </w:pPr>
    </w:p>
    <w:p w14:paraId="31000FAA" w14:textId="77777777" w:rsidR="00FC1683" w:rsidRPr="0001070F" w:rsidRDefault="00FC1683" w:rsidP="00FC1683">
      <w:pPr>
        <w:spacing w:after="0" w:line="240" w:lineRule="auto"/>
        <w:rPr>
          <w:rFonts w:ascii="Arial" w:eastAsia="Times New Roman" w:hAnsi="Arial" w:cs="Arial"/>
          <w:kern w:val="0"/>
          <w14:ligatures w14:val="none"/>
        </w:rPr>
      </w:pPr>
    </w:p>
    <w:p w14:paraId="6A65ACE5" w14:textId="77777777" w:rsidR="00FC1683" w:rsidRPr="0001070F" w:rsidRDefault="00FC1683" w:rsidP="00FC1683">
      <w:pPr>
        <w:spacing w:after="0" w:line="240" w:lineRule="auto"/>
        <w:outlineLvl w:val="2"/>
        <w:rPr>
          <w:rFonts w:ascii="Arial" w:eastAsia="Times New Roman" w:hAnsi="Arial" w:cs="Arial"/>
          <w:b/>
          <w:bCs/>
          <w:kern w:val="0"/>
          <w:u w:val="single"/>
          <w14:ligatures w14:val="none"/>
        </w:rPr>
      </w:pPr>
      <w:r w:rsidRPr="0001070F">
        <w:rPr>
          <w:rFonts w:ascii="Arial" w:eastAsia="Times New Roman" w:hAnsi="Arial" w:cs="Arial"/>
          <w:b/>
          <w:bCs/>
          <w:kern w:val="0"/>
          <w:u w:val="single"/>
          <w14:ligatures w14:val="none"/>
        </w:rPr>
        <w:t>Treatment and Medical Management</w:t>
      </w:r>
    </w:p>
    <w:p w14:paraId="59A6B99D" w14:textId="77777777" w:rsidR="00FC1683" w:rsidRPr="0001070F" w:rsidRDefault="00FC1683" w:rsidP="00FC1683">
      <w:pPr>
        <w:spacing w:after="0" w:line="240" w:lineRule="auto"/>
        <w:rPr>
          <w:rFonts w:ascii="Arial" w:eastAsia="Times New Roman" w:hAnsi="Arial" w:cs="Arial"/>
          <w:b/>
          <w:bCs/>
          <w:kern w:val="0"/>
          <w14:ligatures w14:val="none"/>
        </w:rPr>
      </w:pPr>
    </w:p>
    <w:p w14:paraId="6C2B8F81"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Does this genetic variant affect my cancer treatment?</w:t>
      </w:r>
    </w:p>
    <w:p w14:paraId="508331BB" w14:textId="08437E68" w:rsidR="00FB706E"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 xml:space="preserve">Yes, certain variants may influence treatment options. For example, treatment design take advantage of what we know about the biology of patients with genetic variants. </w:t>
      </w:r>
    </w:p>
    <w:p w14:paraId="6F6A679C" w14:textId="2B4B7866" w:rsidR="00FC1683" w:rsidRPr="0001070F" w:rsidRDefault="00FB706E" w:rsidP="0001070F">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These example</w:t>
      </w:r>
      <w:r w:rsidR="00FC1683" w:rsidRPr="0001070F">
        <w:rPr>
          <w:rFonts w:ascii="Arial" w:eastAsia="Times New Roman" w:hAnsi="Arial" w:cs="Arial"/>
          <w:kern w:val="0"/>
          <w14:ligatures w14:val="none"/>
        </w:rPr>
        <w:t xml:space="preserve"> </w:t>
      </w:r>
      <w:r w:rsidR="00FC1683" w:rsidRPr="0001070F">
        <w:rPr>
          <w:rFonts w:ascii="Arial" w:eastAsia="Times New Roman" w:hAnsi="Arial" w:cs="Arial"/>
          <w:b/>
          <w:bCs/>
          <w:kern w:val="0"/>
          <w14:ligatures w14:val="none"/>
        </w:rPr>
        <w:t>PARP inhibitors</w:t>
      </w:r>
      <w:r w:rsidR="00FC1683" w:rsidRPr="0001070F">
        <w:rPr>
          <w:rFonts w:ascii="Arial" w:eastAsia="Times New Roman" w:hAnsi="Arial" w:cs="Arial"/>
          <w:kern w:val="0"/>
          <w14:ligatures w14:val="none"/>
        </w:rPr>
        <w:t xml:space="preserve"> are a class of drugs that are effective for BRCA-related cancers</w:t>
      </w:r>
      <w:r w:rsidRPr="0001070F">
        <w:rPr>
          <w:rFonts w:ascii="Arial" w:eastAsia="Times New Roman" w:hAnsi="Arial" w:cs="Arial"/>
          <w:b/>
          <w:bCs/>
          <w:kern w:val="0"/>
          <w14:ligatures w14:val="none"/>
        </w:rPr>
        <w:t xml:space="preserve">, and </w:t>
      </w:r>
      <w:r w:rsidR="00FC1683" w:rsidRPr="0001070F">
        <w:rPr>
          <w:rFonts w:ascii="Arial" w:eastAsia="Times New Roman" w:hAnsi="Arial" w:cs="Arial"/>
          <w:b/>
          <w:bCs/>
          <w:kern w:val="0"/>
          <w14:ligatures w14:val="none"/>
        </w:rPr>
        <w:t>Immunotherapy</w:t>
      </w:r>
      <w:r w:rsidR="00FC1683" w:rsidRPr="0001070F">
        <w:rPr>
          <w:rFonts w:ascii="Arial" w:eastAsia="Times New Roman" w:hAnsi="Arial" w:cs="Arial"/>
          <w:kern w:val="0"/>
          <w14:ligatures w14:val="none"/>
        </w:rPr>
        <w:t xml:space="preserve"> is a class of drugs that are effective for some Lynch syndrome-related cancers.</w:t>
      </w:r>
    </w:p>
    <w:p w14:paraId="6015B219"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Your oncologist and genetic counselor will guide you about the best care for you.</w:t>
      </w:r>
    </w:p>
    <w:p w14:paraId="3B5E4E9C" w14:textId="77777777" w:rsidR="00FC1683" w:rsidRPr="0001070F" w:rsidRDefault="00FC1683" w:rsidP="00FC1683">
      <w:pPr>
        <w:spacing w:after="0" w:line="240" w:lineRule="auto"/>
        <w:rPr>
          <w:rFonts w:ascii="Arial" w:eastAsia="Times New Roman" w:hAnsi="Arial" w:cs="Arial"/>
          <w:b/>
          <w:bCs/>
          <w:kern w:val="0"/>
          <w14:ligatures w14:val="none"/>
        </w:rPr>
      </w:pPr>
    </w:p>
    <w:p w14:paraId="0942DFD3" w14:textId="00B7E002" w:rsidR="00FB706E" w:rsidRPr="0001070F" w:rsidRDefault="00FB706E" w:rsidP="00FC1683">
      <w:pPr>
        <w:spacing w:after="0" w:line="240" w:lineRule="auto"/>
        <w:rPr>
          <w:rFonts w:ascii="Arial" w:eastAsia="Times New Roman" w:hAnsi="Arial" w:cs="Arial"/>
          <w:b/>
          <w:bCs/>
          <w:kern w:val="0"/>
          <w:u w:val="single"/>
          <w14:ligatures w14:val="none"/>
        </w:rPr>
      </w:pPr>
      <w:r w:rsidRPr="0001070F">
        <w:rPr>
          <w:rFonts w:ascii="Arial" w:eastAsia="Times New Roman" w:hAnsi="Arial" w:cs="Arial"/>
          <w:b/>
          <w:bCs/>
          <w:kern w:val="0"/>
          <w:u w:val="single"/>
          <w14:ligatures w14:val="none"/>
        </w:rPr>
        <w:t xml:space="preserve">Reproduction </w:t>
      </w:r>
    </w:p>
    <w:p w14:paraId="2BFA953C" w14:textId="32A1EE61" w:rsidR="00FC1683" w:rsidRPr="0001070F" w:rsidRDefault="00FC1683" w:rsidP="00FC1683">
      <w:pPr>
        <w:spacing w:after="0" w:line="240" w:lineRule="auto"/>
        <w:rPr>
          <w:rFonts w:ascii="Arial" w:eastAsia="Times New Roman" w:hAnsi="Arial" w:cs="Arial"/>
          <w:b/>
          <w:bCs/>
          <w:kern w:val="0"/>
          <w14:ligatures w14:val="none"/>
        </w:rPr>
      </w:pPr>
      <w:r w:rsidRPr="0001070F">
        <w:rPr>
          <w:rFonts w:ascii="Arial" w:eastAsia="Times New Roman" w:hAnsi="Arial" w:cs="Arial"/>
          <w:b/>
          <w:bCs/>
          <w:kern w:val="0"/>
          <w14:ligatures w14:val="none"/>
        </w:rPr>
        <w:t>What if I want to have children and have a hereditary cancer gene? What are my reproductive options?</w:t>
      </w:r>
    </w:p>
    <w:p w14:paraId="473BDB1D" w14:textId="09569F53"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For patients of reproductive age, there are options for prenatal diagnosis and assisted reproduction including pre-implantation genetic testing.</w:t>
      </w:r>
    </w:p>
    <w:p w14:paraId="5E51C9D7"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Discuss with your healthcare team the known risks, limitations, and benefits of these technologies.</w:t>
      </w:r>
    </w:p>
    <w:p w14:paraId="137DFEE6" w14:textId="77777777" w:rsidR="00FC1683" w:rsidRPr="0001070F" w:rsidRDefault="00FC1683" w:rsidP="00FC1683">
      <w:pPr>
        <w:autoSpaceDE w:val="0"/>
        <w:autoSpaceDN w:val="0"/>
        <w:adjustRightInd w:val="0"/>
        <w:spacing w:after="0" w:line="240" w:lineRule="auto"/>
        <w:rPr>
          <w:rFonts w:ascii="Arial" w:hAnsi="Arial" w:cs="Arial"/>
          <w:kern w:val="0"/>
        </w:rPr>
      </w:pPr>
    </w:p>
    <w:p w14:paraId="63A86963"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 xml:space="preserve">I have a BRCA pathogenic </w:t>
      </w:r>
      <w:proofErr w:type="gramStart"/>
      <w:r w:rsidRPr="0001070F">
        <w:rPr>
          <w:rFonts w:ascii="Arial" w:hAnsi="Arial" w:cs="Arial"/>
          <w:b/>
          <w:bCs/>
          <w:kern w:val="0"/>
        </w:rPr>
        <w:t>variant</w:t>
      </w:r>
      <w:proofErr w:type="gramEnd"/>
      <w:r w:rsidRPr="0001070F">
        <w:rPr>
          <w:rFonts w:ascii="Arial" w:hAnsi="Arial" w:cs="Arial"/>
          <w:b/>
          <w:bCs/>
          <w:kern w:val="0"/>
        </w:rPr>
        <w:t xml:space="preserve"> and I want to have children, what are my options?</w:t>
      </w:r>
    </w:p>
    <w:p w14:paraId="7DA0A42A" w14:textId="77777777" w:rsidR="00FB706E" w:rsidRPr="0001070F" w:rsidRDefault="00FB706E" w:rsidP="00FC1683">
      <w:pPr>
        <w:autoSpaceDE w:val="0"/>
        <w:autoSpaceDN w:val="0"/>
        <w:adjustRightInd w:val="0"/>
        <w:spacing w:after="0" w:line="240" w:lineRule="auto"/>
        <w:rPr>
          <w:rFonts w:ascii="Arial" w:hAnsi="Arial" w:cs="Arial"/>
          <w:b/>
          <w:bCs/>
          <w:kern w:val="0"/>
        </w:rPr>
      </w:pPr>
    </w:p>
    <w:p w14:paraId="00ED15BE" w14:textId="7E49328B" w:rsidR="00FB706E" w:rsidRPr="0001070F" w:rsidRDefault="00FB706E"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Female:</w:t>
      </w:r>
    </w:p>
    <w:p w14:paraId="5866B882" w14:textId="61109F8A"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I suggest you consult with a fertility specialist to discuss your options</w:t>
      </w:r>
      <w:r w:rsidR="001E002D" w:rsidRPr="0001070F">
        <w:rPr>
          <w:rFonts w:ascii="Arial" w:hAnsi="Arial" w:cs="Arial"/>
          <w:kern w:val="0"/>
        </w:rPr>
        <w:t>. Your options could include</w:t>
      </w:r>
      <w:r w:rsidRPr="0001070F">
        <w:rPr>
          <w:rFonts w:ascii="Arial" w:hAnsi="Arial" w:cs="Arial"/>
          <w:kern w:val="0"/>
        </w:rPr>
        <w:t xml:space="preserve"> in vitro fertilization</w:t>
      </w:r>
      <w:r w:rsidR="001E002D" w:rsidRPr="0001070F">
        <w:rPr>
          <w:rFonts w:ascii="Arial" w:hAnsi="Arial" w:cs="Arial"/>
          <w:kern w:val="0"/>
        </w:rPr>
        <w:t xml:space="preserve"> (IVF)</w:t>
      </w:r>
      <w:r w:rsidRPr="0001070F">
        <w:rPr>
          <w:rFonts w:ascii="Arial" w:hAnsi="Arial" w:cs="Arial"/>
          <w:kern w:val="0"/>
        </w:rPr>
        <w:t>, egg</w:t>
      </w:r>
      <w:r w:rsidR="00FB706E" w:rsidRPr="0001070F">
        <w:rPr>
          <w:rFonts w:ascii="Arial" w:hAnsi="Arial" w:cs="Arial"/>
          <w:kern w:val="0"/>
        </w:rPr>
        <w:t xml:space="preserve"> or </w:t>
      </w:r>
      <w:r w:rsidRPr="0001070F">
        <w:rPr>
          <w:rFonts w:ascii="Arial" w:hAnsi="Arial" w:cs="Arial"/>
          <w:kern w:val="0"/>
        </w:rPr>
        <w:t>embryo-cryopreservation, consideration of preimplantation genetic testing</w:t>
      </w:r>
      <w:r w:rsidR="001E002D" w:rsidRPr="0001070F">
        <w:rPr>
          <w:rFonts w:ascii="Arial" w:hAnsi="Arial" w:cs="Arial"/>
          <w:kern w:val="0"/>
        </w:rPr>
        <w:t xml:space="preserve"> (PGT)</w:t>
      </w:r>
      <w:r w:rsidRPr="0001070F">
        <w:rPr>
          <w:rFonts w:ascii="Arial" w:hAnsi="Arial" w:cs="Arial"/>
          <w:kern w:val="0"/>
        </w:rPr>
        <w:t>, and adoption.</w:t>
      </w:r>
      <w:r w:rsidR="001E002D" w:rsidRPr="0001070F">
        <w:rPr>
          <w:rFonts w:ascii="Arial" w:hAnsi="Arial" w:cs="Arial"/>
          <w:kern w:val="0"/>
        </w:rPr>
        <w:t xml:space="preserve"> PGT is</w:t>
      </w:r>
      <w:r w:rsidR="001E002D" w:rsidRPr="0001070F">
        <w:rPr>
          <w:rFonts w:ascii="Arial" w:hAnsi="Arial" w:cs="Arial"/>
          <w:shd w:val="clear" w:color="auto" w:fill="FFFFFF"/>
        </w:rPr>
        <w:t> a screening process that analyzes embryos created through in vitro fertilization (IVF) for genetic or chromosomal abnormalities. PGT can help couples make informed decisions about which embryos to transfer to the uterus.</w:t>
      </w:r>
    </w:p>
    <w:p w14:paraId="0B865FE2" w14:textId="77777777" w:rsidR="00FB706E" w:rsidRPr="0001070F" w:rsidRDefault="00FB706E" w:rsidP="00FC1683">
      <w:pPr>
        <w:autoSpaceDE w:val="0"/>
        <w:autoSpaceDN w:val="0"/>
        <w:adjustRightInd w:val="0"/>
        <w:spacing w:after="0" w:line="240" w:lineRule="auto"/>
        <w:rPr>
          <w:rFonts w:ascii="Arial" w:hAnsi="Arial" w:cs="Arial"/>
          <w:kern w:val="0"/>
        </w:rPr>
      </w:pPr>
    </w:p>
    <w:p w14:paraId="77C12CD7" w14:textId="2A3A956C"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 xml:space="preserve">If eggs or embryos are cryopreserved, pregnancy may be achieved if you have your </w:t>
      </w:r>
      <w:r w:rsidR="001E002D" w:rsidRPr="0001070F">
        <w:rPr>
          <w:rFonts w:ascii="Arial" w:hAnsi="Arial" w:cs="Arial"/>
          <w:kern w:val="0"/>
        </w:rPr>
        <w:t>uterus and</w:t>
      </w:r>
      <w:r w:rsidR="00FB706E" w:rsidRPr="0001070F">
        <w:rPr>
          <w:rFonts w:ascii="Arial" w:hAnsi="Arial" w:cs="Arial"/>
          <w:kern w:val="0"/>
        </w:rPr>
        <w:t xml:space="preserve"> hav</w:t>
      </w:r>
      <w:r w:rsidR="001E002D" w:rsidRPr="0001070F">
        <w:rPr>
          <w:rFonts w:ascii="Arial" w:hAnsi="Arial" w:cs="Arial"/>
          <w:kern w:val="0"/>
        </w:rPr>
        <w:t>e</w:t>
      </w:r>
      <w:r w:rsidR="00FB706E" w:rsidRPr="0001070F">
        <w:rPr>
          <w:rFonts w:ascii="Arial" w:hAnsi="Arial" w:cs="Arial"/>
          <w:kern w:val="0"/>
        </w:rPr>
        <w:t xml:space="preserve"> not received </w:t>
      </w:r>
      <w:r w:rsidR="001E002D" w:rsidRPr="0001070F">
        <w:rPr>
          <w:rFonts w:ascii="Arial" w:hAnsi="Arial" w:cs="Arial"/>
          <w:kern w:val="0"/>
        </w:rPr>
        <w:t>radiation</w:t>
      </w:r>
      <w:r w:rsidR="00FB706E" w:rsidRPr="0001070F">
        <w:rPr>
          <w:rFonts w:ascii="Arial" w:hAnsi="Arial" w:cs="Arial"/>
          <w:kern w:val="0"/>
        </w:rPr>
        <w:t xml:space="preserve"> to your pelvis</w:t>
      </w:r>
      <w:r w:rsidR="001E002D" w:rsidRPr="0001070F">
        <w:rPr>
          <w:rFonts w:ascii="Arial" w:hAnsi="Arial" w:cs="Arial"/>
          <w:kern w:val="0"/>
        </w:rPr>
        <w:t xml:space="preserve">. Pregnancy could be achieved even in some women who have had their </w:t>
      </w:r>
      <w:r w:rsidRPr="0001070F">
        <w:rPr>
          <w:rFonts w:ascii="Arial" w:hAnsi="Arial" w:cs="Arial"/>
          <w:kern w:val="0"/>
        </w:rPr>
        <w:t>fallopian tubes or ovaries</w:t>
      </w:r>
      <w:r w:rsidR="001E002D" w:rsidRPr="0001070F">
        <w:rPr>
          <w:rFonts w:ascii="Arial" w:hAnsi="Arial" w:cs="Arial"/>
          <w:kern w:val="0"/>
        </w:rPr>
        <w:t xml:space="preserve"> removed</w:t>
      </w:r>
      <w:r w:rsidRPr="0001070F">
        <w:rPr>
          <w:rFonts w:ascii="Arial" w:hAnsi="Arial" w:cs="Arial"/>
          <w:kern w:val="0"/>
        </w:rPr>
        <w:t>.</w:t>
      </w:r>
    </w:p>
    <w:p w14:paraId="046F4A26" w14:textId="77777777" w:rsidR="001E002D" w:rsidRPr="0001070F" w:rsidRDefault="001E002D" w:rsidP="00FC1683">
      <w:pPr>
        <w:autoSpaceDE w:val="0"/>
        <w:autoSpaceDN w:val="0"/>
        <w:adjustRightInd w:val="0"/>
        <w:spacing w:after="0" w:line="240" w:lineRule="auto"/>
        <w:rPr>
          <w:rFonts w:ascii="Arial" w:hAnsi="Arial" w:cs="Arial"/>
          <w:kern w:val="0"/>
        </w:rPr>
      </w:pPr>
    </w:p>
    <w:p w14:paraId="48E222B3" w14:textId="53C2D5E3" w:rsidR="00FC1683" w:rsidRPr="0001070F" w:rsidRDefault="001E002D" w:rsidP="00FC1683">
      <w:pPr>
        <w:autoSpaceDE w:val="0"/>
        <w:autoSpaceDN w:val="0"/>
        <w:adjustRightInd w:val="0"/>
        <w:spacing w:after="0" w:line="240" w:lineRule="auto"/>
        <w:rPr>
          <w:rFonts w:ascii="Arial" w:hAnsi="Arial" w:cs="Arial"/>
          <w:kern w:val="0"/>
        </w:rPr>
      </w:pPr>
      <w:r w:rsidRPr="0001070F">
        <w:rPr>
          <w:rFonts w:ascii="Arial" w:hAnsi="Arial" w:cs="Arial"/>
          <w:kern w:val="0"/>
        </w:rPr>
        <w:t>Women</w:t>
      </w:r>
      <w:r w:rsidR="00FC1683" w:rsidRPr="0001070F">
        <w:rPr>
          <w:rFonts w:ascii="Arial" w:hAnsi="Arial" w:cs="Arial"/>
          <w:kern w:val="0"/>
        </w:rPr>
        <w:t xml:space="preserve"> with a pathogenic variant in </w:t>
      </w:r>
      <w:r w:rsidR="00FC1683" w:rsidRPr="0001070F">
        <w:rPr>
          <w:rFonts w:ascii="Arial" w:hAnsi="Arial" w:cs="Arial"/>
          <w:i/>
          <w:iCs/>
          <w:kern w:val="0"/>
        </w:rPr>
        <w:t xml:space="preserve">BRCA1 </w:t>
      </w:r>
      <w:r w:rsidR="00FC1683" w:rsidRPr="0001070F">
        <w:rPr>
          <w:rFonts w:ascii="Arial" w:hAnsi="Arial" w:cs="Arial"/>
          <w:kern w:val="0"/>
        </w:rPr>
        <w:t>may have earlier menopause and oocyte aging.</w:t>
      </w:r>
    </w:p>
    <w:p w14:paraId="265A0AC4" w14:textId="77777777" w:rsidR="00FC1683" w:rsidRPr="0001070F" w:rsidRDefault="00FC1683" w:rsidP="00FC1683">
      <w:pPr>
        <w:autoSpaceDE w:val="0"/>
        <w:autoSpaceDN w:val="0"/>
        <w:adjustRightInd w:val="0"/>
        <w:spacing w:after="0" w:line="240" w:lineRule="auto"/>
        <w:rPr>
          <w:rFonts w:ascii="Arial" w:hAnsi="Arial" w:cs="Arial"/>
          <w:kern w:val="0"/>
        </w:rPr>
      </w:pPr>
    </w:p>
    <w:p w14:paraId="675BBD98" w14:textId="77777777" w:rsidR="00FC1683" w:rsidRPr="0001070F" w:rsidRDefault="00FC1683" w:rsidP="00FC1683">
      <w:pPr>
        <w:spacing w:after="0" w:line="240" w:lineRule="auto"/>
        <w:outlineLvl w:val="2"/>
        <w:rPr>
          <w:rFonts w:ascii="Arial" w:eastAsia="Times New Roman" w:hAnsi="Arial" w:cs="Arial"/>
          <w:b/>
          <w:bCs/>
          <w:kern w:val="0"/>
          <w:u w:val="single"/>
          <w14:ligatures w14:val="none"/>
        </w:rPr>
      </w:pPr>
      <w:r w:rsidRPr="0001070F">
        <w:rPr>
          <w:rFonts w:ascii="Arial" w:eastAsia="Times New Roman" w:hAnsi="Arial" w:cs="Arial"/>
          <w:b/>
          <w:bCs/>
          <w:kern w:val="0"/>
          <w:u w:val="single"/>
          <w14:ligatures w14:val="none"/>
        </w:rPr>
        <w:t>Insurance and Privacy</w:t>
      </w:r>
    </w:p>
    <w:p w14:paraId="541AD4FE" w14:textId="77777777" w:rsidR="0001070F" w:rsidRDefault="0001070F" w:rsidP="00FC1683">
      <w:pPr>
        <w:autoSpaceDE w:val="0"/>
        <w:autoSpaceDN w:val="0"/>
        <w:adjustRightInd w:val="0"/>
        <w:spacing w:after="0" w:line="240" w:lineRule="auto"/>
        <w:rPr>
          <w:rFonts w:ascii="Arial" w:hAnsi="Arial" w:cs="Arial"/>
          <w:b/>
          <w:bCs/>
          <w:kern w:val="0"/>
        </w:rPr>
      </w:pPr>
    </w:p>
    <w:p w14:paraId="4585597E" w14:textId="070E8BEE"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Is genetic testing for my family members covered by insurance?</w:t>
      </w:r>
    </w:p>
    <w:p w14:paraId="27C7187B" w14:textId="77777777" w:rsidR="00FC1683" w:rsidRPr="0001070F" w:rsidRDefault="00FC1683" w:rsidP="00FC1683">
      <w:pPr>
        <w:autoSpaceDE w:val="0"/>
        <w:autoSpaceDN w:val="0"/>
        <w:adjustRightInd w:val="0"/>
        <w:spacing w:after="0" w:line="240" w:lineRule="auto"/>
        <w:rPr>
          <w:rFonts w:ascii="Arial" w:hAnsi="Arial" w:cs="Arial"/>
          <w:kern w:val="0"/>
        </w:rPr>
      </w:pPr>
      <w:r w:rsidRPr="0001070F">
        <w:rPr>
          <w:rFonts w:ascii="Arial" w:hAnsi="Arial" w:cs="Arial"/>
          <w:kern w:val="0"/>
        </w:rPr>
        <w:t>Testing is covered by most insurance companies, especially for people who have a relative who tested positive for a hereditary cancer predisposition gene. Testing options are also available for people who are uninsured. Additionally, reputable laboratories offer financial assistance or low-cost testing for people whose testing is not covered by insurance.</w:t>
      </w:r>
    </w:p>
    <w:p w14:paraId="1C02FB21" w14:textId="77777777" w:rsidR="00FC1683" w:rsidRPr="0001070F" w:rsidRDefault="00FC1683" w:rsidP="00FC1683">
      <w:pPr>
        <w:autoSpaceDE w:val="0"/>
        <w:autoSpaceDN w:val="0"/>
        <w:adjustRightInd w:val="0"/>
        <w:spacing w:after="0" w:line="240" w:lineRule="auto"/>
        <w:rPr>
          <w:rFonts w:ascii="Arial" w:hAnsi="Arial" w:cs="Arial"/>
          <w:kern w:val="0"/>
        </w:rPr>
      </w:pPr>
    </w:p>
    <w:p w14:paraId="3968EFAA"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Will this affect my health insurance?</w:t>
      </w:r>
    </w:p>
    <w:p w14:paraId="09BF1BF6"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In the U.S., the Genetic Information Nondiscrimination Act (GINA) protects you from discrimination in health insurance and employment based on genetic information.</w:t>
      </w:r>
    </w:p>
    <w:p w14:paraId="03A05F9F" w14:textId="0DB61E01" w:rsidR="00FC1683" w:rsidRPr="0001070F" w:rsidRDefault="00FC1683" w:rsidP="00FC1683">
      <w:pPr>
        <w:spacing w:after="0" w:line="240" w:lineRule="auto"/>
        <w:rPr>
          <w:rFonts w:ascii="Arial" w:eastAsia="Times New Roman" w:hAnsi="Arial" w:cs="Arial"/>
          <w:kern w:val="0"/>
          <w14:ligatures w14:val="none"/>
        </w:rPr>
      </w:pPr>
    </w:p>
    <w:p w14:paraId="3A3ECABD" w14:textId="2EF23AFB" w:rsidR="001E002D" w:rsidRPr="0001070F" w:rsidRDefault="001E002D"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 xml:space="preserve">You can learn </w:t>
      </w:r>
      <w:r w:rsidR="002F6A8B" w:rsidRPr="0001070F">
        <w:rPr>
          <w:rFonts w:ascii="Arial" w:eastAsia="Times New Roman" w:hAnsi="Arial" w:cs="Arial"/>
          <w:kern w:val="0"/>
          <w14:ligatures w14:val="none"/>
        </w:rPr>
        <w:t xml:space="preserve">more </w:t>
      </w:r>
      <w:r w:rsidRPr="0001070F">
        <w:rPr>
          <w:rFonts w:ascii="Arial" w:eastAsia="Times New Roman" w:hAnsi="Arial" w:cs="Arial"/>
          <w:kern w:val="0"/>
          <w14:ligatures w14:val="none"/>
        </w:rPr>
        <w:t>about your rights on the site Cancer Legal Resource Center. (</w:t>
      </w:r>
      <w:hyperlink r:id="rId15" w:history="1">
        <w:r w:rsidRPr="0001070F">
          <w:rPr>
            <w:rStyle w:val="Hyperlink"/>
            <w:rFonts w:ascii="Arial" w:eastAsia="Times New Roman" w:hAnsi="Arial" w:cs="Arial"/>
            <w:kern w:val="0"/>
            <w14:ligatures w14:val="none"/>
          </w:rPr>
          <w:t>https://thedrlc.org/cancer/</w:t>
        </w:r>
      </w:hyperlink>
      <w:r w:rsidRPr="0001070F">
        <w:rPr>
          <w:rFonts w:ascii="Arial" w:eastAsia="Times New Roman" w:hAnsi="Arial" w:cs="Arial"/>
          <w:kern w:val="0"/>
          <w14:ligatures w14:val="none"/>
        </w:rPr>
        <w:t>)</w:t>
      </w:r>
    </w:p>
    <w:p w14:paraId="63622BE2" w14:textId="77777777" w:rsidR="001E002D" w:rsidRPr="0001070F" w:rsidRDefault="001E002D" w:rsidP="00FC1683">
      <w:pPr>
        <w:spacing w:after="0" w:line="240" w:lineRule="auto"/>
        <w:rPr>
          <w:rFonts w:ascii="Arial" w:eastAsia="Times New Roman" w:hAnsi="Arial" w:cs="Arial"/>
          <w:kern w:val="0"/>
          <w14:ligatures w14:val="none"/>
        </w:rPr>
      </w:pPr>
    </w:p>
    <w:p w14:paraId="3A811387" w14:textId="77777777" w:rsidR="00FC1683" w:rsidRPr="0001070F" w:rsidRDefault="00FC1683"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People who test positive for a genetic mutation are they at risk of losing their health</w:t>
      </w:r>
    </w:p>
    <w:p w14:paraId="04D707CD" w14:textId="749454E1" w:rsidR="00FC1683" w:rsidRPr="0001070F" w:rsidRDefault="002F6A8B" w:rsidP="00FC1683">
      <w:pPr>
        <w:autoSpaceDE w:val="0"/>
        <w:autoSpaceDN w:val="0"/>
        <w:adjustRightInd w:val="0"/>
        <w:spacing w:after="0" w:line="240" w:lineRule="auto"/>
        <w:rPr>
          <w:rFonts w:ascii="Arial" w:hAnsi="Arial" w:cs="Arial"/>
          <w:b/>
          <w:bCs/>
          <w:kern w:val="0"/>
        </w:rPr>
      </w:pPr>
      <w:r w:rsidRPr="0001070F">
        <w:rPr>
          <w:rFonts w:ascii="Arial" w:hAnsi="Arial" w:cs="Arial"/>
          <w:b/>
          <w:bCs/>
          <w:kern w:val="0"/>
        </w:rPr>
        <w:t>i</w:t>
      </w:r>
      <w:r w:rsidR="00FC1683" w:rsidRPr="0001070F">
        <w:rPr>
          <w:rFonts w:ascii="Arial" w:hAnsi="Arial" w:cs="Arial"/>
          <w:b/>
          <w:bCs/>
          <w:kern w:val="0"/>
        </w:rPr>
        <w:t>nsurance?</w:t>
      </w:r>
    </w:p>
    <w:p w14:paraId="4852EA36" w14:textId="2EFBB2EE" w:rsidR="00FC1683" w:rsidRPr="0001070F" w:rsidRDefault="00FC1683" w:rsidP="0001070F">
      <w:pPr>
        <w:spacing w:after="0" w:line="240" w:lineRule="auto"/>
        <w:rPr>
          <w:rFonts w:ascii="Arial" w:eastAsia="Times New Roman" w:hAnsi="Arial" w:cs="Arial"/>
          <w:kern w:val="0"/>
          <w14:ligatures w14:val="none"/>
        </w:rPr>
      </w:pPr>
      <w:r w:rsidRPr="0001070F">
        <w:rPr>
          <w:rFonts w:ascii="Arial" w:hAnsi="Arial" w:cs="Arial"/>
          <w:kern w:val="0"/>
        </w:rPr>
        <w:t xml:space="preserve">Laws protect people from health insurance and employment discrimination. </w:t>
      </w:r>
      <w:r w:rsidR="002F6A8B" w:rsidRPr="0001070F">
        <w:rPr>
          <w:rFonts w:ascii="Arial" w:hAnsi="Arial" w:cs="Arial"/>
          <w:kern w:val="0"/>
        </w:rPr>
        <w:t xml:space="preserve"> </w:t>
      </w:r>
      <w:r w:rsidR="002F6A8B" w:rsidRPr="0001070F">
        <w:rPr>
          <w:rFonts w:ascii="Arial" w:eastAsia="Times New Roman" w:hAnsi="Arial" w:cs="Arial"/>
          <w:kern w:val="0"/>
          <w14:ligatures w14:val="none"/>
        </w:rPr>
        <w:t>You can learn more about your rights on the site Cancer Legal Resource Center. (</w:t>
      </w:r>
      <w:hyperlink r:id="rId16" w:history="1">
        <w:r w:rsidR="002F6A8B" w:rsidRPr="0001070F">
          <w:rPr>
            <w:rStyle w:val="Hyperlink"/>
            <w:rFonts w:ascii="Arial" w:eastAsia="Times New Roman" w:hAnsi="Arial" w:cs="Arial"/>
            <w:kern w:val="0"/>
            <w14:ligatures w14:val="none"/>
          </w:rPr>
          <w:t>https://thedrlc.org/cancer/</w:t>
        </w:r>
      </w:hyperlink>
      <w:r w:rsidR="002F6A8B" w:rsidRPr="0001070F">
        <w:rPr>
          <w:rFonts w:ascii="Arial" w:eastAsia="Times New Roman" w:hAnsi="Arial" w:cs="Arial"/>
          <w:kern w:val="0"/>
          <w14:ligatures w14:val="none"/>
        </w:rPr>
        <w:t>)</w:t>
      </w:r>
    </w:p>
    <w:p w14:paraId="2FEFEFF0" w14:textId="77777777" w:rsidR="00FC1683" w:rsidRPr="0001070F" w:rsidRDefault="00FC1683" w:rsidP="00FC1683">
      <w:pPr>
        <w:spacing w:after="0" w:line="240" w:lineRule="auto"/>
        <w:rPr>
          <w:rFonts w:ascii="Arial" w:eastAsia="Times New Roman" w:hAnsi="Arial" w:cs="Arial"/>
          <w:kern w:val="0"/>
          <w14:ligatures w14:val="none"/>
        </w:rPr>
      </w:pPr>
    </w:p>
    <w:p w14:paraId="22D48742"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Does GINA cover life or disability insurance?</w:t>
      </w:r>
    </w:p>
    <w:p w14:paraId="38E90E64" w14:textId="77777777" w:rsidR="002F6A8B" w:rsidRPr="0001070F" w:rsidRDefault="00FC1683" w:rsidP="002F6A8B">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No, GINA does not protect against discrimination in life, disability, or long-term care insurance. Your relatives who plant to get genetic testing may want to secure these policies before testing.</w:t>
      </w:r>
      <w:r w:rsidR="002F6A8B" w:rsidRPr="0001070F">
        <w:rPr>
          <w:rFonts w:ascii="Arial" w:eastAsia="Times New Roman" w:hAnsi="Arial" w:cs="Arial"/>
          <w:kern w:val="0"/>
          <w14:ligatures w14:val="none"/>
        </w:rPr>
        <w:t xml:space="preserve"> You can learn more about your rights on the site Cancer Legal Resource Center. (</w:t>
      </w:r>
      <w:hyperlink r:id="rId17" w:history="1">
        <w:r w:rsidR="002F6A8B" w:rsidRPr="0001070F">
          <w:rPr>
            <w:rStyle w:val="Hyperlink"/>
            <w:rFonts w:ascii="Arial" w:eastAsia="Times New Roman" w:hAnsi="Arial" w:cs="Arial"/>
            <w:kern w:val="0"/>
            <w14:ligatures w14:val="none"/>
          </w:rPr>
          <w:t>https://thedrlc.org/cancer/</w:t>
        </w:r>
      </w:hyperlink>
      <w:r w:rsidR="002F6A8B" w:rsidRPr="0001070F">
        <w:rPr>
          <w:rFonts w:ascii="Arial" w:eastAsia="Times New Roman" w:hAnsi="Arial" w:cs="Arial"/>
          <w:kern w:val="0"/>
          <w14:ligatures w14:val="none"/>
        </w:rPr>
        <w:t>)</w:t>
      </w:r>
    </w:p>
    <w:p w14:paraId="211CC0A0" w14:textId="77777777" w:rsidR="00B950B2" w:rsidRPr="0001070F" w:rsidRDefault="00B950B2" w:rsidP="00B950B2">
      <w:pPr>
        <w:spacing w:after="0" w:line="240" w:lineRule="auto"/>
        <w:outlineLvl w:val="2"/>
        <w:rPr>
          <w:rFonts w:ascii="Arial" w:eastAsia="Times New Roman" w:hAnsi="Arial" w:cs="Arial"/>
          <w:b/>
          <w:bCs/>
          <w:kern w:val="0"/>
          <w:u w:val="single"/>
          <w14:ligatures w14:val="none"/>
        </w:rPr>
      </w:pPr>
    </w:p>
    <w:p w14:paraId="67168221" w14:textId="77777777" w:rsidR="00B950B2" w:rsidRPr="0001070F" w:rsidRDefault="00B950B2" w:rsidP="00B950B2">
      <w:pPr>
        <w:spacing w:after="0" w:line="240" w:lineRule="auto"/>
        <w:outlineLvl w:val="2"/>
        <w:rPr>
          <w:rFonts w:ascii="Arial" w:eastAsia="Times New Roman" w:hAnsi="Arial" w:cs="Arial"/>
          <w:b/>
          <w:bCs/>
          <w:kern w:val="0"/>
          <w14:ligatures w14:val="none"/>
        </w:rPr>
      </w:pPr>
      <w:r w:rsidRPr="0001070F">
        <w:rPr>
          <w:rFonts w:ascii="Arial" w:eastAsia="Times New Roman" w:hAnsi="Arial" w:cs="Arial"/>
          <w:b/>
          <w:bCs/>
          <w:kern w:val="0"/>
          <w14:ligatures w14:val="none"/>
        </w:rPr>
        <w:lastRenderedPageBreak/>
        <w:t>Will my insurance cover testing for my parents/brother/sister?</w:t>
      </w:r>
    </w:p>
    <w:p w14:paraId="658B1B2E" w14:textId="77777777" w:rsidR="00B950B2" w:rsidRPr="0001070F" w:rsidRDefault="00B950B2" w:rsidP="00B950B2">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 xml:space="preserve">No, your parents’/brother’s/sister’s genetic testing would be billed to their health insurance, not yours. </w:t>
      </w:r>
    </w:p>
    <w:p w14:paraId="249EA2D5" w14:textId="77777777" w:rsidR="00B950B2" w:rsidRPr="0001070F" w:rsidRDefault="00B950B2" w:rsidP="00B950B2">
      <w:pPr>
        <w:spacing w:after="0" w:line="240" w:lineRule="auto"/>
        <w:outlineLvl w:val="2"/>
        <w:rPr>
          <w:rFonts w:ascii="Arial" w:eastAsia="Times New Roman" w:hAnsi="Arial" w:cs="Arial"/>
          <w:b/>
          <w:bCs/>
          <w:kern w:val="0"/>
          <w:u w:val="single"/>
          <w14:ligatures w14:val="none"/>
        </w:rPr>
      </w:pPr>
    </w:p>
    <w:p w14:paraId="74D9872A" w14:textId="77777777" w:rsidR="00B950B2" w:rsidRPr="0001070F" w:rsidRDefault="00B950B2" w:rsidP="00B950B2">
      <w:pPr>
        <w:spacing w:after="0" w:line="240" w:lineRule="auto"/>
        <w:outlineLvl w:val="2"/>
        <w:rPr>
          <w:rFonts w:ascii="Arial" w:eastAsia="Times New Roman" w:hAnsi="Arial" w:cs="Arial"/>
          <w:b/>
          <w:bCs/>
          <w:kern w:val="0"/>
          <w14:ligatures w14:val="none"/>
        </w:rPr>
      </w:pPr>
      <w:r w:rsidRPr="0001070F">
        <w:rPr>
          <w:rFonts w:ascii="Arial" w:eastAsia="Times New Roman" w:hAnsi="Arial" w:cs="Arial"/>
          <w:b/>
          <w:bCs/>
          <w:kern w:val="0"/>
          <w14:ligatures w14:val="none"/>
        </w:rPr>
        <w:t>My [relative] doesn’t have insurance. What should they do?</w:t>
      </w:r>
    </w:p>
    <w:p w14:paraId="4E55A3E0" w14:textId="648A5FD9" w:rsidR="00FC1683" w:rsidRPr="0001070F" w:rsidRDefault="00B950B2" w:rsidP="0001070F">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 xml:space="preserve">Many laboratories offer relatively affordable genetic testing options. Your [relative] may have to pay out-of-pocket for </w:t>
      </w:r>
      <w:proofErr w:type="gramStart"/>
      <w:r w:rsidRPr="0001070F">
        <w:rPr>
          <w:rFonts w:ascii="Arial" w:eastAsia="Times New Roman" w:hAnsi="Arial" w:cs="Arial"/>
          <w:kern w:val="0"/>
          <w14:ligatures w14:val="none"/>
        </w:rPr>
        <w:t>a genetics</w:t>
      </w:r>
      <w:proofErr w:type="gramEnd"/>
      <w:r w:rsidRPr="0001070F">
        <w:rPr>
          <w:rFonts w:ascii="Arial" w:eastAsia="Times New Roman" w:hAnsi="Arial" w:cs="Arial"/>
          <w:kern w:val="0"/>
          <w14:ligatures w14:val="none"/>
        </w:rPr>
        <w:t xml:space="preserve"> consult before testing. The best thing to do is contact the office to ask about costs. There are also country-wide centers that offer genetic counseling at a set </w:t>
      </w:r>
      <w:commentRangeStart w:id="16"/>
      <w:commentRangeStart w:id="17"/>
      <w:r w:rsidRPr="0001070F">
        <w:rPr>
          <w:rFonts w:ascii="Arial" w:eastAsia="Times New Roman" w:hAnsi="Arial" w:cs="Arial"/>
          <w:kern w:val="0"/>
          <w14:ligatures w14:val="none"/>
        </w:rPr>
        <w:t>fee.</w:t>
      </w:r>
      <w:commentRangeEnd w:id="16"/>
      <w:r w:rsidRPr="0001070F">
        <w:rPr>
          <w:rStyle w:val="CommentReference"/>
          <w:rFonts w:ascii="Arial" w:hAnsi="Arial" w:cs="Arial"/>
          <w:sz w:val="22"/>
          <w:szCs w:val="22"/>
        </w:rPr>
        <w:commentReference w:id="16"/>
      </w:r>
      <w:commentRangeEnd w:id="17"/>
      <w:r w:rsidR="00CB363B">
        <w:rPr>
          <w:rStyle w:val="CommentReference"/>
        </w:rPr>
        <w:commentReference w:id="17"/>
      </w:r>
    </w:p>
    <w:p w14:paraId="467CAB5B" w14:textId="77777777" w:rsidR="00FC1683" w:rsidRPr="0001070F" w:rsidRDefault="00FC1683" w:rsidP="00FC1683">
      <w:pPr>
        <w:spacing w:after="0" w:line="240" w:lineRule="auto"/>
        <w:rPr>
          <w:rFonts w:ascii="Arial" w:eastAsia="Times New Roman" w:hAnsi="Arial" w:cs="Arial"/>
          <w:kern w:val="0"/>
          <w14:ligatures w14:val="none"/>
        </w:rPr>
      </w:pPr>
    </w:p>
    <w:p w14:paraId="37C699E0" w14:textId="77777777" w:rsidR="00FC1683" w:rsidRPr="0001070F" w:rsidRDefault="00FC1683" w:rsidP="00FC1683">
      <w:pPr>
        <w:spacing w:after="0" w:line="240" w:lineRule="auto"/>
        <w:outlineLvl w:val="2"/>
        <w:rPr>
          <w:rFonts w:ascii="Arial" w:eastAsia="Times New Roman" w:hAnsi="Arial" w:cs="Arial"/>
          <w:b/>
          <w:bCs/>
          <w:kern w:val="0"/>
          <w:u w:val="single"/>
          <w14:ligatures w14:val="none"/>
        </w:rPr>
      </w:pPr>
      <w:r w:rsidRPr="0001070F">
        <w:rPr>
          <w:rFonts w:ascii="Arial" w:eastAsia="Times New Roman" w:hAnsi="Arial" w:cs="Arial"/>
          <w:b/>
          <w:bCs/>
          <w:kern w:val="0"/>
          <w:u w:val="single"/>
          <w14:ligatures w14:val="none"/>
        </w:rPr>
        <w:t>Psychological and Emotional Support</w:t>
      </w:r>
    </w:p>
    <w:p w14:paraId="11F15CE7" w14:textId="77777777" w:rsidR="0001070F" w:rsidRDefault="0001070F" w:rsidP="00FC1683">
      <w:pPr>
        <w:spacing w:after="0" w:line="240" w:lineRule="auto"/>
        <w:rPr>
          <w:rFonts w:ascii="Arial" w:eastAsia="Times New Roman" w:hAnsi="Arial" w:cs="Arial"/>
          <w:b/>
          <w:bCs/>
          <w:kern w:val="0"/>
          <w14:ligatures w14:val="none"/>
        </w:rPr>
      </w:pPr>
    </w:p>
    <w:p w14:paraId="5909FBB8" w14:textId="246A0292"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How can I cope with this diagnosis?</w:t>
      </w:r>
    </w:p>
    <w:p w14:paraId="6F0A9769"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Support groups, therapy, or counseling can be very helpful. Your genetic counselor can refer you to resources tailored to your needs.</w:t>
      </w:r>
    </w:p>
    <w:p w14:paraId="045F819F" w14:textId="77777777" w:rsidR="00FC1683" w:rsidRPr="0001070F" w:rsidRDefault="00FC1683" w:rsidP="00FC1683">
      <w:pPr>
        <w:spacing w:after="0" w:line="240" w:lineRule="auto"/>
        <w:rPr>
          <w:rFonts w:ascii="Arial" w:eastAsia="Times New Roman" w:hAnsi="Arial" w:cs="Arial"/>
          <w:b/>
          <w:bCs/>
          <w:kern w:val="0"/>
          <w14:ligatures w14:val="none"/>
        </w:rPr>
      </w:pPr>
    </w:p>
    <w:p w14:paraId="5EFC6895"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What if I feel overwhelmed?</w:t>
      </w:r>
    </w:p>
    <w:p w14:paraId="14450256" w14:textId="738AD7D9"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 xml:space="preserve">That’s completely normal. Genetic counselors are trained to provide emotional support and connect you with resources to manage stress and anxiety. You are not alone. </w:t>
      </w:r>
      <w:r w:rsidR="002F6A8B" w:rsidRPr="0001070F">
        <w:rPr>
          <w:rFonts w:ascii="Arial" w:eastAsia="Times New Roman" w:hAnsi="Arial" w:cs="Arial"/>
          <w:kern w:val="0"/>
          <w14:ligatures w14:val="none"/>
        </w:rPr>
        <w:t>There are wonderful supportive and informative resources including FORCE (Facing Hereditary Cancer Empowered).</w:t>
      </w:r>
    </w:p>
    <w:p w14:paraId="08F44EDC" w14:textId="0871321A" w:rsidR="002F6A8B" w:rsidRPr="0001070F" w:rsidRDefault="002F6A8B"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(https://www.facingourrisk.org/)</w:t>
      </w:r>
    </w:p>
    <w:p w14:paraId="3677476D" w14:textId="77777777" w:rsidR="00FC1683" w:rsidRPr="0001070F" w:rsidRDefault="00FC1683" w:rsidP="00FC1683">
      <w:pPr>
        <w:spacing w:after="0" w:line="240" w:lineRule="auto"/>
        <w:rPr>
          <w:rFonts w:ascii="Arial" w:eastAsia="Times New Roman" w:hAnsi="Arial" w:cs="Arial"/>
          <w:kern w:val="0"/>
          <w14:ligatures w14:val="none"/>
        </w:rPr>
      </w:pPr>
    </w:p>
    <w:p w14:paraId="18FC048E" w14:textId="77777777" w:rsidR="00FC1683" w:rsidRPr="0001070F" w:rsidRDefault="00FC1683" w:rsidP="00FC1683">
      <w:pPr>
        <w:spacing w:after="0" w:line="240" w:lineRule="auto"/>
        <w:outlineLvl w:val="2"/>
        <w:rPr>
          <w:rFonts w:ascii="Arial" w:eastAsia="Times New Roman" w:hAnsi="Arial" w:cs="Arial"/>
          <w:b/>
          <w:bCs/>
          <w:kern w:val="0"/>
          <w:u w:val="single"/>
          <w14:ligatures w14:val="none"/>
        </w:rPr>
      </w:pPr>
      <w:r w:rsidRPr="0001070F">
        <w:rPr>
          <w:rFonts w:ascii="Arial" w:eastAsia="Times New Roman" w:hAnsi="Arial" w:cs="Arial"/>
          <w:b/>
          <w:bCs/>
          <w:kern w:val="0"/>
          <w:u w:val="single"/>
          <w14:ligatures w14:val="none"/>
        </w:rPr>
        <w:t>Research and Education</w:t>
      </w:r>
    </w:p>
    <w:p w14:paraId="708E1185" w14:textId="77777777" w:rsidR="0001070F" w:rsidRDefault="0001070F" w:rsidP="00FC1683">
      <w:pPr>
        <w:spacing w:after="0" w:line="240" w:lineRule="auto"/>
        <w:rPr>
          <w:rFonts w:ascii="Arial" w:eastAsia="Times New Roman" w:hAnsi="Arial" w:cs="Arial"/>
          <w:b/>
          <w:bCs/>
          <w:kern w:val="0"/>
          <w14:ligatures w14:val="none"/>
        </w:rPr>
      </w:pPr>
    </w:p>
    <w:p w14:paraId="17477AE7" w14:textId="7385D6CB"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Is new research being done on my condition?</w:t>
      </w:r>
    </w:p>
    <w:p w14:paraId="2C42B60D"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Yes, genetic research is rapidly advancing. Your genetic counselor and doctor can share the latest updates and resources to stay informed.</w:t>
      </w:r>
    </w:p>
    <w:p w14:paraId="164EEB2A" w14:textId="77777777" w:rsidR="00FC1683" w:rsidRPr="0001070F" w:rsidRDefault="00FC1683" w:rsidP="00FC1683">
      <w:pPr>
        <w:spacing w:after="0" w:line="240" w:lineRule="auto"/>
        <w:rPr>
          <w:rFonts w:ascii="Arial" w:eastAsia="Times New Roman" w:hAnsi="Arial" w:cs="Arial"/>
          <w:kern w:val="0"/>
          <w14:ligatures w14:val="none"/>
        </w:rPr>
      </w:pPr>
    </w:p>
    <w:p w14:paraId="6CA066F3" w14:textId="77777777" w:rsidR="00FC1683" w:rsidRPr="0001070F" w:rsidRDefault="00FC1683" w:rsidP="00FC1683">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How can I help others with my condition?</w:t>
      </w:r>
    </w:p>
    <w:p w14:paraId="47A4A544" w14:textId="343F2B9F" w:rsidR="002F6A8B" w:rsidRPr="0001070F" w:rsidRDefault="00B950B2" w:rsidP="00FC1683">
      <w:pPr>
        <w:spacing w:after="0" w:line="240" w:lineRule="auto"/>
        <w:rPr>
          <w:rFonts w:ascii="Arial" w:eastAsia="Times New Roman" w:hAnsi="Arial" w:cs="Arial"/>
          <w:kern w:val="0"/>
          <w14:ligatures w14:val="none"/>
        </w:rPr>
      </w:pPr>
      <w:r w:rsidRPr="0001070F">
        <w:rPr>
          <w:rFonts w:ascii="Arial" w:hAnsi="Arial" w:cs="Arial"/>
        </w:rPr>
        <w:t>Participating in support and advocacy groups can be both empowering and comforting. By connecting with others who share the same genetic variant, you can find solidarity in common experiences and fears. Supporting one another, sharing personal stories, and exchanging lessons learned can help build a sense of community and strength. Your involvement not only provides emotional support for others but can also contribute to raising awareness and advocating for important causes related to your condition.</w:t>
      </w:r>
    </w:p>
    <w:p w14:paraId="3EA79AE5" w14:textId="77777777" w:rsidR="002F6A8B" w:rsidRPr="0001070F" w:rsidRDefault="002F6A8B" w:rsidP="00FC1683">
      <w:pPr>
        <w:spacing w:after="0" w:line="240" w:lineRule="auto"/>
        <w:rPr>
          <w:rFonts w:ascii="Arial" w:eastAsia="Times New Roman" w:hAnsi="Arial" w:cs="Arial"/>
          <w:kern w:val="0"/>
          <w14:ligatures w14:val="none"/>
        </w:rPr>
      </w:pPr>
    </w:p>
    <w:p w14:paraId="609A570F" w14:textId="26AD5F6C" w:rsidR="00FC1683" w:rsidRPr="0001070F" w:rsidRDefault="00B950B2" w:rsidP="00FC1683">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You can also be a patient advocate involved in guiding and tailoring r</w:t>
      </w:r>
      <w:r w:rsidR="002F6A8B" w:rsidRPr="0001070F">
        <w:rPr>
          <w:rFonts w:ascii="Arial" w:eastAsia="Times New Roman" w:hAnsi="Arial" w:cs="Arial"/>
          <w:kern w:val="0"/>
          <w14:ligatures w14:val="none"/>
        </w:rPr>
        <w:t xml:space="preserve">esearch </w:t>
      </w:r>
      <w:r w:rsidRPr="0001070F">
        <w:rPr>
          <w:rFonts w:ascii="Arial" w:eastAsia="Times New Roman" w:hAnsi="Arial" w:cs="Arial"/>
          <w:kern w:val="0"/>
          <w14:ligatures w14:val="none"/>
        </w:rPr>
        <w:t xml:space="preserve">that directly addresses your needs and others like you- to </w:t>
      </w:r>
      <w:r w:rsidR="00FC1683" w:rsidRPr="0001070F">
        <w:rPr>
          <w:rFonts w:ascii="Arial" w:eastAsia="Times New Roman" w:hAnsi="Arial" w:cs="Arial"/>
          <w:kern w:val="0"/>
          <w14:ligatures w14:val="none"/>
        </w:rPr>
        <w:t>advance</w:t>
      </w:r>
      <w:r w:rsidR="002F6A8B" w:rsidRPr="0001070F">
        <w:rPr>
          <w:rFonts w:ascii="Arial" w:eastAsia="Times New Roman" w:hAnsi="Arial" w:cs="Arial"/>
          <w:kern w:val="0"/>
          <w14:ligatures w14:val="none"/>
        </w:rPr>
        <w:t xml:space="preserve"> our</w:t>
      </w:r>
      <w:r w:rsidR="00FC1683" w:rsidRPr="0001070F">
        <w:rPr>
          <w:rFonts w:ascii="Arial" w:eastAsia="Times New Roman" w:hAnsi="Arial" w:cs="Arial"/>
          <w:kern w:val="0"/>
          <w14:ligatures w14:val="none"/>
        </w:rPr>
        <w:t xml:space="preserve"> understanding hereditary cancer syndromes.</w:t>
      </w:r>
      <w:r w:rsidR="002F6A8B" w:rsidRPr="0001070F">
        <w:rPr>
          <w:rFonts w:ascii="Arial" w:eastAsia="Times New Roman" w:hAnsi="Arial" w:cs="Arial"/>
          <w:kern w:val="0"/>
          <w14:ligatures w14:val="none"/>
        </w:rPr>
        <w:t xml:space="preserve"> </w:t>
      </w:r>
    </w:p>
    <w:p w14:paraId="14190EC4" w14:textId="77777777" w:rsidR="00FC1683" w:rsidRPr="0001070F" w:rsidRDefault="00FC1683" w:rsidP="00FC1683">
      <w:pPr>
        <w:spacing w:after="0" w:line="240" w:lineRule="auto"/>
        <w:rPr>
          <w:rFonts w:ascii="Arial" w:eastAsia="Times New Roman" w:hAnsi="Arial" w:cs="Arial"/>
          <w:kern w:val="0"/>
          <w14:ligatures w14:val="none"/>
        </w:rPr>
      </w:pPr>
    </w:p>
    <w:p w14:paraId="390157E8" w14:textId="5B80CAAF" w:rsidR="00B84853" w:rsidRPr="0001070F" w:rsidRDefault="00B84853" w:rsidP="00FC1683">
      <w:pPr>
        <w:pStyle w:val="NormalWeb"/>
        <w:spacing w:before="0" w:beforeAutospacing="0" w:after="0" w:afterAutospacing="0"/>
        <w:rPr>
          <w:rStyle w:val="Strong"/>
          <w:rFonts w:ascii="Arial" w:hAnsi="Arial" w:cs="Arial"/>
          <w:sz w:val="22"/>
          <w:szCs w:val="22"/>
          <w:u w:val="single"/>
        </w:rPr>
      </w:pPr>
      <w:r w:rsidRPr="0001070F">
        <w:rPr>
          <w:rStyle w:val="Strong"/>
          <w:rFonts w:ascii="Arial" w:hAnsi="Arial" w:cs="Arial"/>
          <w:sz w:val="22"/>
          <w:szCs w:val="22"/>
          <w:u w:val="single"/>
        </w:rPr>
        <w:t>Genetic Counselor/ Resources</w:t>
      </w:r>
    </w:p>
    <w:p w14:paraId="4810EB42" w14:textId="77777777" w:rsidR="0001070F" w:rsidRDefault="0001070F" w:rsidP="00FC1683">
      <w:pPr>
        <w:pStyle w:val="NormalWeb"/>
        <w:spacing w:before="0" w:beforeAutospacing="0" w:after="0" w:afterAutospacing="0"/>
        <w:rPr>
          <w:rStyle w:val="Strong"/>
          <w:rFonts w:ascii="Arial" w:hAnsi="Arial" w:cs="Arial"/>
          <w:sz w:val="22"/>
          <w:szCs w:val="22"/>
        </w:rPr>
      </w:pPr>
    </w:p>
    <w:p w14:paraId="20582AB4" w14:textId="15430B30" w:rsidR="00FC1683" w:rsidRPr="0001070F" w:rsidRDefault="00FC1683" w:rsidP="00FC1683">
      <w:pPr>
        <w:pStyle w:val="NormalWeb"/>
        <w:spacing w:before="0" w:beforeAutospacing="0" w:after="0" w:afterAutospacing="0"/>
        <w:rPr>
          <w:rStyle w:val="Strong"/>
          <w:rFonts w:ascii="Arial" w:hAnsi="Arial" w:cs="Arial"/>
          <w:b w:val="0"/>
          <w:bCs w:val="0"/>
          <w:sz w:val="22"/>
          <w:szCs w:val="22"/>
        </w:rPr>
      </w:pPr>
      <w:r w:rsidRPr="0001070F">
        <w:rPr>
          <w:rStyle w:val="Strong"/>
          <w:rFonts w:ascii="Arial" w:hAnsi="Arial" w:cs="Arial"/>
          <w:sz w:val="22"/>
          <w:szCs w:val="22"/>
        </w:rPr>
        <w:t>Where can I find a genetic counselor?</w:t>
      </w:r>
    </w:p>
    <w:p w14:paraId="716B0963" w14:textId="77777777" w:rsidR="00FC1683" w:rsidRPr="0001070F" w:rsidRDefault="00FC1683" w:rsidP="00FC1683">
      <w:pPr>
        <w:pStyle w:val="NormalWeb"/>
        <w:spacing w:before="0" w:beforeAutospacing="0" w:after="0" w:afterAutospacing="0"/>
        <w:rPr>
          <w:rStyle w:val="Emphasis"/>
          <w:rFonts w:ascii="Arial" w:hAnsi="Arial" w:cs="Arial"/>
          <w:i w:val="0"/>
          <w:iCs w:val="0"/>
          <w:sz w:val="22"/>
          <w:szCs w:val="22"/>
        </w:rPr>
      </w:pPr>
      <w:r w:rsidRPr="0001070F">
        <w:rPr>
          <w:rStyle w:val="Emphasis"/>
          <w:rFonts w:ascii="Arial" w:hAnsi="Arial" w:cs="Arial"/>
          <w:i w:val="0"/>
          <w:iCs w:val="0"/>
          <w:sz w:val="22"/>
          <w:szCs w:val="22"/>
        </w:rPr>
        <w:t xml:space="preserve">You can locate a genetic counselor near you through the National Society of Genetic Counseling's website at </w:t>
      </w:r>
      <w:hyperlink r:id="rId18" w:history="1">
        <w:r w:rsidRPr="0001070F">
          <w:rPr>
            <w:rStyle w:val="Hyperlink"/>
            <w:rFonts w:ascii="Arial" w:hAnsi="Arial" w:cs="Arial"/>
            <w:color w:val="auto"/>
            <w:sz w:val="22"/>
            <w:szCs w:val="22"/>
          </w:rPr>
          <w:t>www.findageneticcounselor.com</w:t>
        </w:r>
      </w:hyperlink>
      <w:r w:rsidRPr="0001070F">
        <w:rPr>
          <w:rStyle w:val="Emphasis"/>
          <w:rFonts w:ascii="Arial" w:hAnsi="Arial" w:cs="Arial"/>
          <w:i w:val="0"/>
          <w:iCs w:val="0"/>
          <w:sz w:val="22"/>
          <w:szCs w:val="22"/>
        </w:rPr>
        <w:t>. A genetic counselor will provide expert advice to help you understand your risks and make informed decisions.</w:t>
      </w:r>
    </w:p>
    <w:p w14:paraId="32541E8A" w14:textId="77777777" w:rsidR="00FC1683" w:rsidRPr="0001070F" w:rsidRDefault="00FC1683" w:rsidP="00FC1683">
      <w:pPr>
        <w:spacing w:after="0" w:line="240" w:lineRule="auto"/>
        <w:rPr>
          <w:rFonts w:ascii="Arial" w:hAnsi="Arial" w:cs="Arial"/>
        </w:rPr>
      </w:pPr>
    </w:p>
    <w:p w14:paraId="015C288D" w14:textId="348439EB" w:rsidR="00B950B2" w:rsidRPr="0001070F" w:rsidRDefault="00FC1683" w:rsidP="00FC1683">
      <w:pPr>
        <w:pStyle w:val="NormalWeb"/>
        <w:spacing w:before="0" w:beforeAutospacing="0" w:after="0" w:afterAutospacing="0"/>
        <w:rPr>
          <w:rFonts w:ascii="Arial" w:hAnsi="Arial" w:cs="Arial"/>
          <w:sz w:val="22"/>
          <w:szCs w:val="22"/>
        </w:rPr>
      </w:pPr>
      <w:r w:rsidRPr="0001070F">
        <w:rPr>
          <w:rStyle w:val="Strong"/>
          <w:rFonts w:ascii="Arial" w:hAnsi="Arial" w:cs="Arial"/>
          <w:sz w:val="22"/>
          <w:szCs w:val="22"/>
        </w:rPr>
        <w:t>What other resources are available to help me?</w:t>
      </w:r>
    </w:p>
    <w:p w14:paraId="70623DB6" w14:textId="4FAEB4C0" w:rsidR="00FC1683" w:rsidRPr="0001070F" w:rsidRDefault="00FC1683" w:rsidP="0001070F">
      <w:pPr>
        <w:pStyle w:val="NormalWeb"/>
        <w:spacing w:before="0" w:beforeAutospacing="0" w:after="0" w:afterAutospacing="0"/>
        <w:rPr>
          <w:rFonts w:ascii="Arial" w:hAnsi="Arial" w:cs="Arial"/>
          <w:sz w:val="22"/>
          <w:szCs w:val="22"/>
        </w:rPr>
      </w:pPr>
      <w:r w:rsidRPr="0001070F">
        <w:rPr>
          <w:rFonts w:ascii="Arial" w:hAnsi="Arial" w:cs="Arial"/>
          <w:sz w:val="22"/>
          <w:szCs w:val="22"/>
        </w:rPr>
        <w:t xml:space="preserve">There are several helpful resources including: </w:t>
      </w:r>
    </w:p>
    <w:p w14:paraId="03E67492" w14:textId="112BAD52" w:rsidR="00FC1683" w:rsidRPr="0001070F" w:rsidRDefault="00FC1683" w:rsidP="00FC1683">
      <w:pPr>
        <w:spacing w:after="0" w:line="240" w:lineRule="auto"/>
        <w:rPr>
          <w:rFonts w:ascii="Arial" w:hAnsi="Arial" w:cs="Arial"/>
        </w:rPr>
      </w:pPr>
      <w:r w:rsidRPr="0001070F">
        <w:rPr>
          <w:rFonts w:ascii="Arial" w:hAnsi="Arial" w:cs="Arial"/>
        </w:rPr>
        <w:t>FORCE (Facing Our Risk of Cancer Empowered)</w:t>
      </w:r>
      <w:r w:rsidR="00B950B2" w:rsidRPr="0001070F">
        <w:rPr>
          <w:rFonts w:ascii="Arial" w:hAnsi="Arial" w:cs="Arial"/>
        </w:rPr>
        <w:t xml:space="preserve"> (https://www.facingourrisk.org/)</w:t>
      </w:r>
    </w:p>
    <w:p w14:paraId="3B12A57C" w14:textId="74887043" w:rsidR="00FC1683" w:rsidRPr="0001070F" w:rsidRDefault="00FC1683" w:rsidP="00FC1683">
      <w:pPr>
        <w:spacing w:after="0" w:line="240" w:lineRule="auto"/>
        <w:rPr>
          <w:rFonts w:ascii="Arial" w:hAnsi="Arial" w:cs="Arial"/>
        </w:rPr>
      </w:pPr>
      <w:proofErr w:type="spellStart"/>
      <w:r w:rsidRPr="0001070F">
        <w:rPr>
          <w:rFonts w:ascii="Arial" w:hAnsi="Arial" w:cs="Arial"/>
        </w:rPr>
        <w:lastRenderedPageBreak/>
        <w:t>BrightPink</w:t>
      </w:r>
      <w:proofErr w:type="spellEnd"/>
      <w:r w:rsidR="00B950B2" w:rsidRPr="0001070F">
        <w:rPr>
          <w:rFonts w:ascii="Arial" w:hAnsi="Arial" w:cs="Arial"/>
        </w:rPr>
        <w:t xml:space="preserve"> (https://www.brightpink.org/)</w:t>
      </w:r>
    </w:p>
    <w:p w14:paraId="3175A9A1" w14:textId="77777777" w:rsidR="00B950B2" w:rsidRPr="0001070F" w:rsidRDefault="00FC1683" w:rsidP="00FC1683">
      <w:pPr>
        <w:spacing w:after="0" w:line="240" w:lineRule="auto"/>
        <w:rPr>
          <w:rFonts w:ascii="Arial" w:hAnsi="Arial" w:cs="Arial"/>
        </w:rPr>
      </w:pPr>
      <w:r w:rsidRPr="0001070F">
        <w:rPr>
          <w:rFonts w:ascii="Arial" w:hAnsi="Arial" w:cs="Arial"/>
        </w:rPr>
        <w:t>Cancer Legal Resource Center</w:t>
      </w:r>
      <w:r w:rsidR="00B950B2" w:rsidRPr="0001070F">
        <w:rPr>
          <w:rFonts w:ascii="Arial" w:hAnsi="Arial" w:cs="Arial"/>
        </w:rPr>
        <w:t xml:space="preserve"> (https://thedrlc.org/cancer/)</w:t>
      </w:r>
      <w:r w:rsidRPr="0001070F">
        <w:rPr>
          <w:rFonts w:ascii="Arial" w:hAnsi="Arial" w:cs="Arial"/>
        </w:rPr>
        <w:br/>
      </w:r>
    </w:p>
    <w:p w14:paraId="55635279" w14:textId="214A10DD" w:rsidR="00FC1683" w:rsidRPr="0001070F" w:rsidRDefault="00FC1683" w:rsidP="00FC1683">
      <w:pPr>
        <w:spacing w:after="0" w:line="240" w:lineRule="auto"/>
        <w:rPr>
          <w:rFonts w:ascii="Arial" w:hAnsi="Arial" w:cs="Arial"/>
        </w:rPr>
      </w:pPr>
      <w:r w:rsidRPr="0001070F">
        <w:rPr>
          <w:rFonts w:ascii="Arial" w:hAnsi="Arial" w:cs="Arial"/>
        </w:rPr>
        <w:t>These organizations provide support and information for individuals facing hereditary cancer risks.</w:t>
      </w:r>
    </w:p>
    <w:p w14:paraId="7DD93540" w14:textId="77777777" w:rsidR="00B84853" w:rsidRPr="0001070F" w:rsidRDefault="00B84853" w:rsidP="00B84853">
      <w:pPr>
        <w:spacing w:after="0" w:line="240" w:lineRule="auto"/>
        <w:outlineLvl w:val="2"/>
        <w:rPr>
          <w:rFonts w:ascii="Arial" w:eastAsia="Times New Roman" w:hAnsi="Arial" w:cs="Arial"/>
          <w:b/>
          <w:bCs/>
          <w:kern w:val="0"/>
          <w14:ligatures w14:val="none"/>
        </w:rPr>
      </w:pPr>
    </w:p>
    <w:p w14:paraId="10DCDA7B" w14:textId="77777777" w:rsidR="00B84853" w:rsidRPr="0001070F" w:rsidRDefault="00B84853" w:rsidP="00B84853">
      <w:pPr>
        <w:spacing w:after="0" w:line="240" w:lineRule="auto"/>
        <w:outlineLvl w:val="2"/>
        <w:rPr>
          <w:rFonts w:ascii="Arial" w:eastAsia="Times New Roman" w:hAnsi="Arial" w:cs="Arial"/>
          <w:b/>
          <w:bCs/>
          <w:kern w:val="0"/>
          <w14:ligatures w14:val="none"/>
        </w:rPr>
      </w:pPr>
      <w:r w:rsidRPr="0001070F">
        <w:rPr>
          <w:rFonts w:ascii="Arial" w:eastAsia="Times New Roman" w:hAnsi="Arial" w:cs="Arial"/>
          <w:b/>
          <w:bCs/>
          <w:kern w:val="0"/>
          <w14:ligatures w14:val="none"/>
        </w:rPr>
        <w:t>Who do my family members call to have genetic testing?</w:t>
      </w:r>
    </w:p>
    <w:p w14:paraId="03B64879" w14:textId="4347CDD8" w:rsidR="00B84853" w:rsidRPr="0001070F" w:rsidRDefault="00B84853" w:rsidP="00B84853">
      <w:pPr>
        <w:spacing w:after="0" w:line="240" w:lineRule="auto"/>
        <w:outlineLvl w:val="2"/>
        <w:rPr>
          <w:rFonts w:ascii="Arial" w:eastAsia="Times New Roman" w:hAnsi="Arial" w:cs="Arial"/>
          <w:kern w:val="0"/>
          <w14:ligatures w14:val="none"/>
        </w:rPr>
      </w:pPr>
      <w:r w:rsidRPr="0001070F">
        <w:rPr>
          <w:rFonts w:ascii="Arial" w:eastAsia="Times New Roman" w:hAnsi="Arial" w:cs="Arial"/>
          <w:kern w:val="0"/>
          <w14:ligatures w14:val="none"/>
        </w:rPr>
        <w:t xml:space="preserve">It is important for your family members to first touch base with their primary care physician about the family history. This is because some insurances require a referral and authorization to see a genetics specialist. A great website for finding a genetic counselor by zip code is findageneticcounselor.nsgc.org. </w:t>
      </w:r>
    </w:p>
    <w:p w14:paraId="20B05201" w14:textId="77777777" w:rsidR="00341A24" w:rsidRPr="0001070F" w:rsidRDefault="00341A24" w:rsidP="002447C8">
      <w:pPr>
        <w:spacing w:after="0" w:line="240" w:lineRule="auto"/>
        <w:outlineLvl w:val="2"/>
        <w:rPr>
          <w:rFonts w:ascii="Arial" w:eastAsia="Times New Roman" w:hAnsi="Arial" w:cs="Arial"/>
          <w:b/>
          <w:bCs/>
          <w:kern w:val="0"/>
          <w:u w:val="single"/>
          <w14:ligatures w14:val="none"/>
        </w:rPr>
      </w:pPr>
    </w:p>
    <w:p w14:paraId="4442FF4F" w14:textId="56530679" w:rsidR="002F3FD2" w:rsidRPr="0001070F" w:rsidRDefault="002F3FD2" w:rsidP="002447C8">
      <w:pPr>
        <w:spacing w:after="0" w:line="240" w:lineRule="auto"/>
        <w:outlineLvl w:val="2"/>
        <w:rPr>
          <w:rFonts w:ascii="Arial" w:eastAsia="Times New Roman" w:hAnsi="Arial" w:cs="Arial"/>
          <w:b/>
          <w:bCs/>
          <w:kern w:val="0"/>
          <w:u w:val="single"/>
          <w14:ligatures w14:val="none"/>
        </w:rPr>
      </w:pPr>
      <w:r w:rsidRPr="0001070F">
        <w:rPr>
          <w:rFonts w:ascii="Arial" w:eastAsia="Times New Roman" w:hAnsi="Arial" w:cs="Arial"/>
          <w:b/>
          <w:bCs/>
          <w:kern w:val="0"/>
          <w:u w:val="single"/>
          <w14:ligatures w14:val="none"/>
        </w:rPr>
        <w:t>Cancer Risk</w:t>
      </w:r>
      <w:r w:rsidR="001009C8" w:rsidRPr="0001070F">
        <w:rPr>
          <w:rFonts w:ascii="Arial" w:eastAsia="Times New Roman" w:hAnsi="Arial" w:cs="Arial"/>
          <w:b/>
          <w:bCs/>
          <w:kern w:val="0"/>
          <w:u w:val="single"/>
          <w14:ligatures w14:val="none"/>
        </w:rPr>
        <w:t xml:space="preserve">, Management and </w:t>
      </w:r>
      <w:r w:rsidRPr="0001070F">
        <w:rPr>
          <w:rFonts w:ascii="Arial" w:eastAsia="Times New Roman" w:hAnsi="Arial" w:cs="Arial"/>
          <w:b/>
          <w:bCs/>
          <w:kern w:val="0"/>
          <w:u w:val="single"/>
          <w14:ligatures w14:val="none"/>
        </w:rPr>
        <w:t>Surveillance</w:t>
      </w:r>
    </w:p>
    <w:p w14:paraId="37E5CAE3" w14:textId="77777777" w:rsidR="0001070F" w:rsidRDefault="0001070F" w:rsidP="002447C8">
      <w:pPr>
        <w:spacing w:after="0" w:line="240" w:lineRule="auto"/>
        <w:rPr>
          <w:rFonts w:ascii="Arial" w:eastAsia="Times New Roman" w:hAnsi="Arial" w:cs="Arial"/>
          <w:b/>
          <w:bCs/>
          <w:kern w:val="0"/>
          <w14:ligatures w14:val="none"/>
        </w:rPr>
      </w:pPr>
    </w:p>
    <w:p w14:paraId="594956C2" w14:textId="4C1E0D01" w:rsidR="002F3FD2" w:rsidRPr="0001070F" w:rsidRDefault="002F3FD2" w:rsidP="002447C8">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What types of cancer</w:t>
      </w:r>
      <w:r w:rsidR="00E210E7" w:rsidRPr="0001070F">
        <w:rPr>
          <w:rFonts w:ascii="Arial" w:eastAsia="Times New Roman" w:hAnsi="Arial" w:cs="Arial"/>
          <w:b/>
          <w:bCs/>
          <w:kern w:val="0"/>
          <w14:ligatures w14:val="none"/>
        </w:rPr>
        <w:t>s</w:t>
      </w:r>
      <w:r w:rsidRPr="0001070F">
        <w:rPr>
          <w:rFonts w:ascii="Arial" w:eastAsia="Times New Roman" w:hAnsi="Arial" w:cs="Arial"/>
          <w:b/>
          <w:bCs/>
          <w:kern w:val="0"/>
          <w14:ligatures w14:val="none"/>
        </w:rPr>
        <w:t xml:space="preserve"> am I at risk for?</w:t>
      </w:r>
    </w:p>
    <w:p w14:paraId="6D92413E" w14:textId="374E5AE3" w:rsidR="002F3FD2" w:rsidRPr="0001070F" w:rsidRDefault="006924EF" w:rsidP="002447C8">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 xml:space="preserve">Each gene </w:t>
      </w:r>
      <w:r w:rsidR="005B02C9" w:rsidRPr="0001070F">
        <w:rPr>
          <w:rFonts w:ascii="Arial" w:eastAsia="Times New Roman" w:hAnsi="Arial" w:cs="Arial"/>
          <w:kern w:val="0"/>
          <w14:ligatures w14:val="none"/>
        </w:rPr>
        <w:t xml:space="preserve">is linked to increased risks for </w:t>
      </w:r>
      <w:r w:rsidRPr="0001070F">
        <w:rPr>
          <w:rFonts w:ascii="Arial" w:eastAsia="Times New Roman" w:hAnsi="Arial" w:cs="Arial"/>
          <w:kern w:val="0"/>
          <w14:ligatures w14:val="none"/>
        </w:rPr>
        <w:t xml:space="preserve">specific cancers. </w:t>
      </w:r>
    </w:p>
    <w:p w14:paraId="00181FC8" w14:textId="6A1E994C" w:rsidR="005B02C9" w:rsidRPr="0001070F" w:rsidRDefault="005B02C9" w:rsidP="002447C8">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Would you like some general information about Lynch syndrome cancer risks?</w:t>
      </w:r>
    </w:p>
    <w:p w14:paraId="0ED8F892" w14:textId="77777777" w:rsidR="005B02C9" w:rsidRPr="0001070F" w:rsidRDefault="005B02C9" w:rsidP="002447C8">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 xml:space="preserve">Yes – Please tell me which gene you are interested in. </w:t>
      </w:r>
    </w:p>
    <w:p w14:paraId="1C7E99CD" w14:textId="77777777" w:rsidR="005B02C9" w:rsidRPr="0001070F" w:rsidRDefault="005B02C9" w:rsidP="005B02C9">
      <w:pPr>
        <w:spacing w:after="0" w:line="240" w:lineRule="auto"/>
        <w:ind w:firstLine="720"/>
        <w:rPr>
          <w:rFonts w:ascii="Arial" w:eastAsia="Times New Roman" w:hAnsi="Arial" w:cs="Arial"/>
          <w:kern w:val="0"/>
          <w14:ligatures w14:val="none"/>
        </w:rPr>
      </w:pPr>
      <w:r w:rsidRPr="0001070F">
        <w:rPr>
          <w:rFonts w:ascii="Arial" w:eastAsia="Times New Roman" w:hAnsi="Arial" w:cs="Arial"/>
          <w:kern w:val="0"/>
          <w14:ligatures w14:val="none"/>
        </w:rPr>
        <w:t>Patient provides gene name</w:t>
      </w:r>
    </w:p>
    <w:p w14:paraId="1733C7EC" w14:textId="265EC00D" w:rsidR="005B02C9" w:rsidRPr="0001070F" w:rsidRDefault="005B02C9" w:rsidP="005B02C9">
      <w:pPr>
        <w:spacing w:after="0" w:line="240" w:lineRule="auto"/>
        <w:ind w:left="720" w:firstLine="720"/>
        <w:rPr>
          <w:rFonts w:ascii="Arial" w:eastAsia="Times New Roman" w:hAnsi="Arial" w:cs="Arial"/>
          <w:kern w:val="0"/>
          <w14:ligatures w14:val="none"/>
        </w:rPr>
      </w:pPr>
      <w:r w:rsidRPr="0001070F">
        <w:rPr>
          <w:rFonts w:ascii="Arial" w:eastAsia="Times New Roman" w:hAnsi="Arial" w:cs="Arial"/>
          <w:kern w:val="0"/>
          <w14:ligatures w14:val="none"/>
        </w:rPr>
        <w:t>Bot provides overview of associated risks.</w:t>
      </w:r>
    </w:p>
    <w:p w14:paraId="246D075D" w14:textId="0E0FD4BF" w:rsidR="005B02C9" w:rsidRPr="0001070F" w:rsidRDefault="005B02C9" w:rsidP="005B02C9">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ab/>
        <w:t>Patient does not know gene</w:t>
      </w:r>
    </w:p>
    <w:p w14:paraId="56239D5D" w14:textId="1A2F36E6" w:rsidR="005B02C9" w:rsidRPr="0001070F" w:rsidRDefault="005B02C9" w:rsidP="005B02C9">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ab/>
      </w:r>
      <w:r w:rsidRPr="0001070F">
        <w:rPr>
          <w:rFonts w:ascii="Arial" w:eastAsia="Times New Roman" w:hAnsi="Arial" w:cs="Arial"/>
          <w:kern w:val="0"/>
          <w14:ligatures w14:val="none"/>
        </w:rPr>
        <w:tab/>
        <w:t>Bot provides very general overview of Lynch risks</w:t>
      </w:r>
      <w:r w:rsidR="00B84853" w:rsidRPr="0001070F">
        <w:rPr>
          <w:rFonts w:ascii="Arial" w:eastAsia="Times New Roman" w:hAnsi="Arial" w:cs="Arial"/>
          <w:kern w:val="0"/>
          <w14:ligatures w14:val="none"/>
        </w:rPr>
        <w:t>.</w:t>
      </w:r>
    </w:p>
    <w:p w14:paraId="0B81FACC" w14:textId="4CE182F2" w:rsidR="007359C7" w:rsidRPr="0001070F" w:rsidRDefault="00E210E7" w:rsidP="002447C8">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_______</w:t>
      </w:r>
      <w:proofErr w:type="gramStart"/>
      <w:r w:rsidRPr="0001070F">
        <w:rPr>
          <w:rFonts w:ascii="Arial" w:eastAsia="Times New Roman" w:hAnsi="Arial" w:cs="Arial"/>
          <w:kern w:val="0"/>
          <w14:ligatures w14:val="none"/>
        </w:rPr>
        <w:t>_(</w:t>
      </w:r>
      <w:proofErr w:type="gramEnd"/>
      <w:r w:rsidRPr="0001070F">
        <w:rPr>
          <w:rFonts w:ascii="Arial" w:eastAsia="Times New Roman" w:hAnsi="Arial" w:cs="Arial"/>
          <w:kern w:val="0"/>
          <w14:ligatures w14:val="none"/>
        </w:rPr>
        <w:t>PV specific answers belo</w:t>
      </w:r>
      <w:r w:rsidR="00875734" w:rsidRPr="0001070F">
        <w:rPr>
          <w:rFonts w:ascii="Arial" w:eastAsia="Times New Roman" w:hAnsi="Arial" w:cs="Arial"/>
          <w:kern w:val="0"/>
          <w14:ligatures w14:val="none"/>
        </w:rPr>
        <w:t>w</w:t>
      </w:r>
      <w:r w:rsidRPr="0001070F">
        <w:rPr>
          <w:rFonts w:ascii="Arial" w:eastAsia="Times New Roman" w:hAnsi="Arial" w:cs="Arial"/>
          <w:kern w:val="0"/>
          <w14:ligatures w14:val="none"/>
        </w:rPr>
        <w:t>)</w:t>
      </w:r>
    </w:p>
    <w:p w14:paraId="47594D41" w14:textId="77777777" w:rsidR="001009C8" w:rsidRPr="0001070F" w:rsidRDefault="001009C8" w:rsidP="002447C8">
      <w:pPr>
        <w:spacing w:after="0" w:line="240" w:lineRule="auto"/>
        <w:rPr>
          <w:rFonts w:ascii="Arial" w:eastAsia="Times New Roman" w:hAnsi="Arial" w:cs="Arial"/>
          <w:kern w:val="0"/>
          <w14:ligatures w14:val="none"/>
        </w:rPr>
      </w:pPr>
    </w:p>
    <w:p w14:paraId="7C0582D1" w14:textId="3EDD1856" w:rsidR="00F266B8" w:rsidRPr="0001070F" w:rsidRDefault="00F266B8" w:rsidP="002447C8">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 xml:space="preserve">For </w:t>
      </w:r>
      <w:r w:rsidRPr="0001070F">
        <w:rPr>
          <w:rFonts w:ascii="Arial" w:eastAsia="Times New Roman" w:hAnsi="Arial" w:cs="Arial"/>
          <w:b/>
          <w:bCs/>
          <w:kern w:val="0"/>
          <w14:ligatures w14:val="none"/>
        </w:rPr>
        <w:t>Lynch syndrome</w:t>
      </w:r>
      <w:r w:rsidRPr="0001070F">
        <w:rPr>
          <w:rFonts w:ascii="Arial" w:eastAsia="Times New Roman" w:hAnsi="Arial" w:cs="Arial"/>
          <w:kern w:val="0"/>
          <w14:ligatures w14:val="none"/>
        </w:rPr>
        <w:t>, cancer risk var</w:t>
      </w:r>
      <w:r w:rsidR="00A9270D" w:rsidRPr="0001070F">
        <w:rPr>
          <w:rFonts w:ascii="Arial" w:eastAsia="Times New Roman" w:hAnsi="Arial" w:cs="Arial"/>
          <w:kern w:val="0"/>
          <w14:ligatures w14:val="none"/>
        </w:rPr>
        <w:t>ies</w:t>
      </w:r>
      <w:r w:rsidRPr="0001070F">
        <w:rPr>
          <w:rFonts w:ascii="Arial" w:eastAsia="Times New Roman" w:hAnsi="Arial" w:cs="Arial"/>
          <w:kern w:val="0"/>
          <w14:ligatures w14:val="none"/>
        </w:rPr>
        <w:t xml:space="preserve"> depending on the specific gene affected, but generally include increased risks for colorectal, endometria</w:t>
      </w:r>
      <w:r w:rsidR="00A9270D" w:rsidRPr="0001070F">
        <w:rPr>
          <w:rFonts w:ascii="Arial" w:eastAsia="Times New Roman" w:hAnsi="Arial" w:cs="Arial"/>
          <w:kern w:val="0"/>
          <w14:ligatures w14:val="none"/>
        </w:rPr>
        <w:t>l</w:t>
      </w:r>
      <w:r w:rsidRPr="0001070F">
        <w:rPr>
          <w:rFonts w:ascii="Arial" w:eastAsia="Times New Roman" w:hAnsi="Arial" w:cs="Arial"/>
          <w:kern w:val="0"/>
          <w14:ligatures w14:val="none"/>
        </w:rPr>
        <w:t>, ovarian, and other cancers.</w:t>
      </w:r>
    </w:p>
    <w:p w14:paraId="6B68AC1A" w14:textId="77777777" w:rsidR="00C12D85" w:rsidRPr="0001070F" w:rsidRDefault="00C12D85" w:rsidP="002447C8">
      <w:pPr>
        <w:pStyle w:val="Default"/>
        <w:rPr>
          <w:b/>
          <w:color w:val="auto"/>
          <w:sz w:val="22"/>
          <w:szCs w:val="22"/>
        </w:rPr>
      </w:pPr>
    </w:p>
    <w:p w14:paraId="3825C944" w14:textId="77777777" w:rsidR="00C12D85" w:rsidRPr="0001070F" w:rsidRDefault="00C12D85" w:rsidP="00C12D85">
      <w:pPr>
        <w:spacing w:after="0" w:line="240" w:lineRule="auto"/>
        <w:rPr>
          <w:rFonts w:ascii="Arial" w:eastAsia="Times New Roman" w:hAnsi="Arial" w:cs="Arial"/>
          <w:kern w:val="0"/>
          <w14:ligatures w14:val="none"/>
        </w:rPr>
      </w:pPr>
      <w:r w:rsidRPr="0001070F">
        <w:rPr>
          <w:rFonts w:ascii="Arial" w:eastAsia="Times New Roman" w:hAnsi="Arial" w:cs="Arial"/>
          <w:b/>
          <w:bCs/>
          <w:kern w:val="0"/>
          <w14:ligatures w14:val="none"/>
        </w:rPr>
        <w:t>What screening tests do you recommend?</w:t>
      </w:r>
    </w:p>
    <w:p w14:paraId="4DA7D4B7" w14:textId="012FE7AC" w:rsidR="00C12D85" w:rsidRPr="0001070F" w:rsidRDefault="00C12D85" w:rsidP="0001070F">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Screening for cancer may include blood tests or imaging based on your risk.</w:t>
      </w:r>
    </w:p>
    <w:p w14:paraId="68B40051" w14:textId="77777777" w:rsidR="00AF21B7" w:rsidRPr="0001070F" w:rsidRDefault="00AF21B7" w:rsidP="00C12D85">
      <w:pPr>
        <w:spacing w:after="0" w:line="240" w:lineRule="auto"/>
        <w:rPr>
          <w:rFonts w:ascii="Arial" w:eastAsia="Times New Roman" w:hAnsi="Arial" w:cs="Arial"/>
          <w:kern w:val="0"/>
          <w14:ligatures w14:val="none"/>
        </w:rPr>
      </w:pPr>
    </w:p>
    <w:p w14:paraId="3A98454D" w14:textId="50708AC9" w:rsidR="00C12D85" w:rsidRPr="0001070F" w:rsidRDefault="00C12D85" w:rsidP="00C12D85">
      <w:pPr>
        <w:spacing w:after="0" w:line="240" w:lineRule="auto"/>
        <w:rPr>
          <w:rFonts w:ascii="Arial" w:eastAsia="Times New Roman" w:hAnsi="Arial" w:cs="Arial"/>
          <w:kern w:val="0"/>
          <w14:ligatures w14:val="none"/>
        </w:rPr>
      </w:pPr>
      <w:commentRangeStart w:id="18"/>
      <w:commentRangeStart w:id="19"/>
      <w:r w:rsidRPr="0001070F">
        <w:rPr>
          <w:rFonts w:ascii="Arial" w:eastAsia="Times New Roman" w:hAnsi="Arial" w:cs="Arial"/>
          <w:kern w:val="0"/>
          <w14:ligatures w14:val="none"/>
        </w:rPr>
        <w:t xml:space="preserve">I can suggest a screening plan based on your genetic results if you would like, </w:t>
      </w:r>
      <w:r w:rsidRPr="0001070F">
        <w:rPr>
          <w:rFonts w:ascii="Arial" w:eastAsia="Times New Roman" w:hAnsi="Arial" w:cs="Arial"/>
          <w:kern w:val="0"/>
          <w:u w:val="single"/>
          <w14:ligatures w14:val="none"/>
        </w:rPr>
        <w:t>_________</w:t>
      </w:r>
      <w:proofErr w:type="gramStart"/>
      <w:r w:rsidRPr="0001070F">
        <w:rPr>
          <w:rFonts w:ascii="Arial" w:eastAsia="Times New Roman" w:hAnsi="Arial" w:cs="Arial"/>
          <w:kern w:val="0"/>
          <w:u w:val="single"/>
          <w14:ligatures w14:val="none"/>
        </w:rPr>
        <w:t>_(</w:t>
      </w:r>
      <w:proofErr w:type="gramEnd"/>
      <w:r w:rsidRPr="0001070F">
        <w:rPr>
          <w:rFonts w:ascii="Arial" w:eastAsia="Times New Roman" w:hAnsi="Arial" w:cs="Arial"/>
          <w:kern w:val="0"/>
          <w14:ligatures w14:val="none"/>
        </w:rPr>
        <w:t>PV specific)</w:t>
      </w:r>
      <w:r w:rsidR="00AF21B7" w:rsidRPr="0001070F">
        <w:rPr>
          <w:rFonts w:ascii="Arial" w:eastAsia="Times New Roman" w:hAnsi="Arial" w:cs="Arial"/>
          <w:kern w:val="0"/>
          <w14:ligatures w14:val="none"/>
        </w:rPr>
        <w:t>.</w:t>
      </w:r>
    </w:p>
    <w:p w14:paraId="049E6C03" w14:textId="77777777" w:rsidR="00AF21B7" w:rsidRPr="0001070F" w:rsidRDefault="00AF21B7" w:rsidP="00C12D85">
      <w:pPr>
        <w:spacing w:after="0" w:line="240" w:lineRule="auto"/>
        <w:rPr>
          <w:rFonts w:ascii="Arial" w:eastAsia="Times New Roman" w:hAnsi="Arial" w:cs="Arial"/>
          <w:kern w:val="0"/>
          <w14:ligatures w14:val="none"/>
        </w:rPr>
      </w:pPr>
    </w:p>
    <w:p w14:paraId="7EA7661F" w14:textId="229CBE07" w:rsidR="00C12D85" w:rsidRPr="0001070F" w:rsidRDefault="00C12D85" w:rsidP="00C12D85">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I want to stress the importance of receiving consultation from a genetic counselor</w:t>
      </w:r>
      <w:r w:rsidR="00AF21B7" w:rsidRPr="0001070F">
        <w:rPr>
          <w:rFonts w:ascii="Arial" w:eastAsia="Times New Roman" w:hAnsi="Arial" w:cs="Arial"/>
          <w:kern w:val="0"/>
          <w14:ligatures w14:val="none"/>
        </w:rPr>
        <w:t xml:space="preserve"> and your healthcare team to develop a personalized screening plan</w:t>
      </w:r>
      <w:r w:rsidRPr="0001070F">
        <w:rPr>
          <w:rFonts w:ascii="Arial" w:eastAsia="Times New Roman" w:hAnsi="Arial" w:cs="Arial"/>
          <w:kern w:val="0"/>
          <w14:ligatures w14:val="none"/>
        </w:rPr>
        <w:t xml:space="preserve">. </w:t>
      </w:r>
      <w:commentRangeEnd w:id="18"/>
      <w:r w:rsidRPr="0001070F">
        <w:rPr>
          <w:rStyle w:val="CommentReference"/>
          <w:rFonts w:ascii="Arial" w:hAnsi="Arial" w:cs="Arial"/>
          <w:sz w:val="22"/>
          <w:szCs w:val="22"/>
        </w:rPr>
        <w:commentReference w:id="18"/>
      </w:r>
      <w:commentRangeEnd w:id="19"/>
      <w:r w:rsidR="00AF21B7" w:rsidRPr="0001070F">
        <w:rPr>
          <w:rStyle w:val="CommentReference"/>
          <w:rFonts w:ascii="Arial" w:hAnsi="Arial" w:cs="Arial"/>
          <w:sz w:val="22"/>
          <w:szCs w:val="22"/>
        </w:rPr>
        <w:commentReference w:id="19"/>
      </w:r>
    </w:p>
    <w:p w14:paraId="7705BA94" w14:textId="77777777" w:rsidR="00C12D85" w:rsidRPr="0001070F" w:rsidRDefault="00C12D85" w:rsidP="00C12D85">
      <w:pPr>
        <w:spacing w:after="0" w:line="240" w:lineRule="auto"/>
        <w:rPr>
          <w:rFonts w:ascii="Arial" w:eastAsia="Times New Roman" w:hAnsi="Arial" w:cs="Arial"/>
          <w:b/>
          <w:bCs/>
          <w:kern w:val="0"/>
          <w14:ligatures w14:val="none"/>
        </w:rPr>
      </w:pPr>
    </w:p>
    <w:p w14:paraId="31D3C1C4" w14:textId="120EAB78" w:rsidR="00C12D85" w:rsidRPr="0001070F" w:rsidRDefault="00C12D85" w:rsidP="00C12D85">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(answers</w:t>
      </w:r>
      <w:r w:rsidR="00AF21B7" w:rsidRPr="0001070F">
        <w:rPr>
          <w:rFonts w:ascii="Arial" w:eastAsia="Times New Roman" w:hAnsi="Arial" w:cs="Arial"/>
          <w:kern w:val="0"/>
          <w14:ligatures w14:val="none"/>
        </w:rPr>
        <w:t xml:space="preserve"> below</w:t>
      </w:r>
      <w:r w:rsidRPr="0001070F">
        <w:rPr>
          <w:rFonts w:ascii="Arial" w:eastAsia="Times New Roman" w:hAnsi="Arial" w:cs="Arial"/>
          <w:kern w:val="0"/>
          <w14:ligatures w14:val="none"/>
        </w:rPr>
        <w:t xml:space="preserve"> for genetic specific </w:t>
      </w:r>
      <w:r w:rsidR="00AF21B7" w:rsidRPr="0001070F">
        <w:rPr>
          <w:rFonts w:ascii="Arial" w:eastAsia="Times New Roman" w:hAnsi="Arial" w:cs="Arial"/>
          <w:kern w:val="0"/>
          <w14:ligatures w14:val="none"/>
        </w:rPr>
        <w:t xml:space="preserve">risk and screening </w:t>
      </w:r>
      <w:r w:rsidRPr="0001070F">
        <w:rPr>
          <w:rFonts w:ascii="Arial" w:eastAsia="Times New Roman" w:hAnsi="Arial" w:cs="Arial"/>
          <w:kern w:val="0"/>
          <w14:ligatures w14:val="none"/>
        </w:rPr>
        <w:t>recommendations)</w:t>
      </w:r>
    </w:p>
    <w:p w14:paraId="2E1C616B" w14:textId="77777777" w:rsidR="00AF21B7" w:rsidRPr="0001070F" w:rsidRDefault="00AF21B7" w:rsidP="00C12D85">
      <w:pPr>
        <w:spacing w:after="0" w:line="240" w:lineRule="auto"/>
        <w:rPr>
          <w:rFonts w:ascii="Arial" w:eastAsia="Times New Roman" w:hAnsi="Arial" w:cs="Arial"/>
          <w:b/>
          <w:bCs/>
          <w:kern w:val="0"/>
          <w14:ligatures w14:val="none"/>
        </w:rPr>
      </w:pPr>
    </w:p>
    <w:p w14:paraId="14EDE22C" w14:textId="77777777" w:rsidR="00AF21B7" w:rsidRPr="0001070F" w:rsidRDefault="00AF21B7" w:rsidP="00AF21B7">
      <w:pPr>
        <w:pStyle w:val="bulletindent2"/>
        <w:shd w:val="clear" w:color="auto" w:fill="FFFFFF"/>
        <w:spacing w:before="0" w:beforeAutospacing="0" w:after="0" w:afterAutospacing="0"/>
        <w:rPr>
          <w:rFonts w:ascii="Arial" w:hAnsi="Arial" w:cs="Arial"/>
          <w:b/>
          <w:bCs/>
          <w:sz w:val="22"/>
          <w:szCs w:val="22"/>
        </w:rPr>
      </w:pPr>
      <w:r w:rsidRPr="0001070F">
        <w:rPr>
          <w:rFonts w:ascii="Arial" w:hAnsi="Arial" w:cs="Arial"/>
          <w:b/>
          <w:bCs/>
          <w:sz w:val="22"/>
          <w:szCs w:val="22"/>
        </w:rPr>
        <w:t xml:space="preserve">What steps can I take to manage my cancer risk if I have </w:t>
      </w:r>
      <w:r w:rsidRPr="0001070F">
        <w:rPr>
          <w:rFonts w:ascii="Arial" w:hAnsi="Arial" w:cs="Arial"/>
          <w:b/>
          <w:bCs/>
          <w:sz w:val="22"/>
          <w:szCs w:val="22"/>
          <w:u w:val="single"/>
        </w:rPr>
        <w:t>Lynch syndrome</w:t>
      </w:r>
      <w:r w:rsidRPr="0001070F">
        <w:rPr>
          <w:rFonts w:ascii="Arial" w:hAnsi="Arial" w:cs="Arial"/>
          <w:b/>
          <w:bCs/>
          <w:sz w:val="22"/>
          <w:szCs w:val="22"/>
        </w:rPr>
        <w:t>? (not specific to variant)</w:t>
      </w:r>
    </w:p>
    <w:p w14:paraId="050A6D2F" w14:textId="77777777" w:rsidR="00AF21B7" w:rsidRPr="0001070F" w:rsidRDefault="00AF21B7" w:rsidP="00AF21B7">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7C0B4437" w14:textId="77777777" w:rsidR="00AF21B7" w:rsidRPr="0001070F" w:rsidRDefault="00AF21B7" w:rsidP="00AF21B7">
      <w:pPr>
        <w:pStyle w:val="bulletindent2"/>
        <w:shd w:val="clear" w:color="auto" w:fill="FFFFFF"/>
        <w:spacing w:before="0" w:beforeAutospacing="0" w:after="0" w:afterAutospacing="0"/>
        <w:rPr>
          <w:rFonts w:ascii="Arial" w:hAnsi="Arial" w:cs="Arial"/>
          <w:b/>
          <w:bCs/>
          <w:sz w:val="22"/>
          <w:szCs w:val="22"/>
        </w:rPr>
      </w:pPr>
    </w:p>
    <w:p w14:paraId="5744EF42"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If you have </w:t>
      </w:r>
      <w:r w:rsidRPr="0001070F">
        <w:rPr>
          <w:rFonts w:ascii="Arial" w:hAnsi="Arial" w:cs="Arial"/>
          <w:b/>
          <w:bCs/>
          <w:sz w:val="22"/>
          <w:szCs w:val="22"/>
        </w:rPr>
        <w:t>Lynch syndrome</w:t>
      </w:r>
      <w:r w:rsidRPr="0001070F">
        <w:rPr>
          <w:rFonts w:ascii="Arial" w:hAnsi="Arial" w:cs="Arial"/>
          <w:sz w:val="22"/>
          <w:szCs w:val="22"/>
        </w:rPr>
        <w:t>, there are several steps you can take to manage your cancer risk:</w:t>
      </w:r>
    </w:p>
    <w:p w14:paraId="0A9BABCB"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111A450B"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1. </w:t>
      </w:r>
      <w:r w:rsidRPr="0001070F">
        <w:rPr>
          <w:rFonts w:ascii="Arial" w:hAnsi="Arial" w:cs="Arial"/>
          <w:b/>
          <w:bCs/>
          <w:sz w:val="22"/>
          <w:szCs w:val="22"/>
        </w:rPr>
        <w:t>Regular cancer screening:</w:t>
      </w:r>
      <w:r w:rsidRPr="0001070F">
        <w:rPr>
          <w:rFonts w:ascii="Arial" w:hAnsi="Arial" w:cs="Arial"/>
          <w:sz w:val="22"/>
          <w:szCs w:val="22"/>
        </w:rPr>
        <w:t xml:space="preserve"> Undergo frequent screenings to detect cancer early when it's most treatable. This includes:</w:t>
      </w:r>
    </w:p>
    <w:p w14:paraId="37D7769C"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commentRangeStart w:id="20"/>
      <w:commentRangeStart w:id="21"/>
      <w:commentRangeStart w:id="22"/>
      <w:r w:rsidRPr="0001070F">
        <w:rPr>
          <w:rFonts w:ascii="Arial" w:hAnsi="Arial" w:cs="Arial"/>
          <w:sz w:val="22"/>
          <w:szCs w:val="22"/>
        </w:rPr>
        <w:t xml:space="preserve">   - Annual or biennial colonoscopies starting in your 20s or 30s depending on the specific variant for colon cancer detection.</w:t>
      </w:r>
    </w:p>
    <w:p w14:paraId="5FEE20AD"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Consider annual or biennial endometrial biopsies biopsy starting at age 30–35 for women.</w:t>
      </w:r>
    </w:p>
    <w:p w14:paraId="4D687D2A"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lastRenderedPageBreak/>
        <w:t xml:space="preserve">   - Consider annual urinalysis starting at age 30–35 urine samples for urinary tract and bladder cancer monitoring.</w:t>
      </w:r>
    </w:p>
    <w:p w14:paraId="3C9698D0"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2. </w:t>
      </w:r>
      <w:r w:rsidRPr="0001070F">
        <w:rPr>
          <w:rFonts w:ascii="Arial" w:hAnsi="Arial" w:cs="Arial"/>
          <w:b/>
          <w:bCs/>
          <w:sz w:val="22"/>
          <w:szCs w:val="22"/>
        </w:rPr>
        <w:t xml:space="preserve">Consider preventive </w:t>
      </w:r>
      <w:commentRangeEnd w:id="20"/>
      <w:r w:rsidRPr="0001070F">
        <w:rPr>
          <w:rStyle w:val="CommentReference"/>
          <w:rFonts w:ascii="Arial" w:eastAsiaTheme="minorHAnsi" w:hAnsi="Arial" w:cs="Arial"/>
          <w:kern w:val="2"/>
          <w:sz w:val="22"/>
          <w:szCs w:val="22"/>
          <w14:ligatures w14:val="standardContextual"/>
        </w:rPr>
        <w:commentReference w:id="20"/>
      </w:r>
      <w:commentRangeEnd w:id="21"/>
      <w:r w:rsidRPr="0001070F">
        <w:rPr>
          <w:rStyle w:val="CommentReference"/>
          <w:rFonts w:ascii="Arial" w:eastAsiaTheme="minorHAnsi" w:hAnsi="Arial" w:cs="Arial"/>
          <w:kern w:val="2"/>
          <w:sz w:val="22"/>
          <w:szCs w:val="22"/>
          <w14:ligatures w14:val="standardContextual"/>
        </w:rPr>
        <w:commentReference w:id="21"/>
      </w:r>
      <w:commentRangeEnd w:id="22"/>
      <w:r w:rsidR="00E27E8F">
        <w:rPr>
          <w:rStyle w:val="CommentReference"/>
          <w:rFonts w:asciiTheme="minorHAnsi" w:eastAsiaTheme="minorHAnsi" w:hAnsiTheme="minorHAnsi" w:cstheme="minorBidi"/>
          <w:kern w:val="2"/>
          <w14:ligatures w14:val="standardContextual"/>
        </w:rPr>
        <w:commentReference w:id="22"/>
      </w:r>
      <w:r w:rsidRPr="0001070F">
        <w:rPr>
          <w:rFonts w:ascii="Arial" w:hAnsi="Arial" w:cs="Arial"/>
          <w:b/>
          <w:bCs/>
          <w:sz w:val="22"/>
          <w:szCs w:val="22"/>
        </w:rPr>
        <w:t>surgeries</w:t>
      </w:r>
      <w:r w:rsidRPr="0001070F">
        <w:rPr>
          <w:rFonts w:ascii="Arial" w:hAnsi="Arial" w:cs="Arial"/>
          <w:sz w:val="22"/>
          <w:szCs w:val="22"/>
        </w:rPr>
        <w:t>: Discuss with your doctor the possibility of risk-reducing surgeries such as:</w:t>
      </w:r>
    </w:p>
    <w:p w14:paraId="78713442"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Hysterectomy to remove the uterus and lower the risk for endometrial cancer.</w:t>
      </w:r>
    </w:p>
    <w:p w14:paraId="29EEB9DF"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Oophorectomy </w:t>
      </w:r>
      <w:proofErr w:type="spellStart"/>
      <w:r w:rsidRPr="0001070F">
        <w:rPr>
          <w:rFonts w:ascii="Arial" w:hAnsi="Arial" w:cs="Arial"/>
          <w:sz w:val="22"/>
          <w:szCs w:val="22"/>
        </w:rPr>
        <w:t>salpingo-oopherectomy</w:t>
      </w:r>
      <w:proofErr w:type="spellEnd"/>
      <w:r w:rsidRPr="0001070F">
        <w:rPr>
          <w:rFonts w:ascii="Arial" w:hAnsi="Arial" w:cs="Arial"/>
          <w:sz w:val="22"/>
          <w:szCs w:val="22"/>
        </w:rPr>
        <w:t xml:space="preserve"> to remove ovaries and fallopian tubes and lower the risk for ovarian cancer.</w:t>
      </w:r>
    </w:p>
    <w:p w14:paraId="465D5715"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3. </w:t>
      </w:r>
      <w:r w:rsidRPr="0001070F">
        <w:rPr>
          <w:rFonts w:ascii="Arial" w:hAnsi="Arial" w:cs="Arial"/>
          <w:b/>
          <w:bCs/>
          <w:sz w:val="22"/>
          <w:szCs w:val="22"/>
        </w:rPr>
        <w:t>Medication:</w:t>
      </w:r>
      <w:r w:rsidRPr="0001070F">
        <w:rPr>
          <w:rFonts w:ascii="Arial" w:hAnsi="Arial" w:cs="Arial"/>
          <w:sz w:val="22"/>
          <w:szCs w:val="22"/>
        </w:rPr>
        <w:t xml:space="preserve"> </w:t>
      </w:r>
    </w:p>
    <w:p w14:paraId="05E2ADE1"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Daily aspirin use may help reduce cancer risk of colorectal cancer, but I suggest you discuss the benefits and risks with your doctor first, as this is not the recommendation with all patients.  </w:t>
      </w:r>
    </w:p>
    <w:p w14:paraId="64353DC5"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For women, oral contraceptives or intrauterine devices (IUDs) may lower the risk of endometrial and ovarian cancers.</w:t>
      </w:r>
    </w:p>
    <w:p w14:paraId="698F8EC6"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4. </w:t>
      </w:r>
      <w:r w:rsidRPr="0001070F">
        <w:rPr>
          <w:rFonts w:ascii="Arial" w:hAnsi="Arial" w:cs="Arial"/>
          <w:b/>
          <w:bCs/>
          <w:sz w:val="22"/>
          <w:szCs w:val="22"/>
        </w:rPr>
        <w:t>Lifestyle modifications:</w:t>
      </w:r>
    </w:p>
    <w:p w14:paraId="43652476"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Maintain a healthy weight</w:t>
      </w:r>
    </w:p>
    <w:p w14:paraId="1A34973D"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Exercise regularly</w:t>
      </w:r>
    </w:p>
    <w:p w14:paraId="6E9AC6DD"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Eat a diet rich in fruits and vegetables and low in red meat</w:t>
      </w:r>
    </w:p>
    <w:p w14:paraId="42CC05F8"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Limit alcohol consumption</w:t>
      </w:r>
    </w:p>
    <w:p w14:paraId="280DD456"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5. </w:t>
      </w:r>
      <w:r w:rsidRPr="0001070F">
        <w:rPr>
          <w:rFonts w:ascii="Arial" w:hAnsi="Arial" w:cs="Arial"/>
          <w:b/>
          <w:bCs/>
          <w:sz w:val="22"/>
          <w:szCs w:val="22"/>
        </w:rPr>
        <w:t>Stay informed:</w:t>
      </w:r>
      <w:r w:rsidRPr="0001070F">
        <w:rPr>
          <w:rFonts w:ascii="Arial" w:hAnsi="Arial" w:cs="Arial"/>
          <w:sz w:val="22"/>
          <w:szCs w:val="22"/>
        </w:rPr>
        <w:t xml:space="preserve"> Keep </w:t>
      </w:r>
      <w:proofErr w:type="gramStart"/>
      <w:r w:rsidRPr="0001070F">
        <w:rPr>
          <w:rFonts w:ascii="Arial" w:hAnsi="Arial" w:cs="Arial"/>
          <w:sz w:val="22"/>
          <w:szCs w:val="22"/>
        </w:rPr>
        <w:t>up-to-date</w:t>
      </w:r>
      <w:proofErr w:type="gramEnd"/>
      <w:r w:rsidRPr="0001070F">
        <w:rPr>
          <w:rFonts w:ascii="Arial" w:hAnsi="Arial" w:cs="Arial"/>
          <w:sz w:val="22"/>
          <w:szCs w:val="22"/>
        </w:rPr>
        <w:t xml:space="preserve"> with the latest research and guidelines for Lynch syndrome management. Check in regularly with your physician. </w:t>
      </w:r>
    </w:p>
    <w:p w14:paraId="3597A788"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6. </w:t>
      </w:r>
      <w:r w:rsidRPr="0001070F">
        <w:rPr>
          <w:rFonts w:ascii="Arial" w:hAnsi="Arial" w:cs="Arial"/>
          <w:b/>
          <w:bCs/>
          <w:sz w:val="22"/>
          <w:szCs w:val="22"/>
        </w:rPr>
        <w:t>Regular check-ups</w:t>
      </w:r>
      <w:r w:rsidRPr="0001070F">
        <w:rPr>
          <w:rFonts w:ascii="Arial" w:hAnsi="Arial" w:cs="Arial"/>
          <w:sz w:val="22"/>
          <w:szCs w:val="22"/>
        </w:rPr>
        <w:t>: Visit your healthcare provider annually and promptly report any unusual symptoms or changes in your health</w:t>
      </w:r>
    </w:p>
    <w:p w14:paraId="1602E067"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Remember to work closely with a team of healthcare professionals, including a genetic counselor, to create a personalized risk management plan tailored to your specific needs.</w:t>
      </w:r>
    </w:p>
    <w:p w14:paraId="07679AA6"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2CA493DE" w14:textId="77777777" w:rsidR="00AF21B7" w:rsidRPr="0001070F" w:rsidRDefault="00AF21B7" w:rsidP="00AF21B7">
      <w:pPr>
        <w:pStyle w:val="bulletindent2"/>
        <w:shd w:val="clear" w:color="auto" w:fill="FFFFFF"/>
        <w:spacing w:before="0" w:beforeAutospacing="0" w:after="0" w:afterAutospacing="0"/>
        <w:rPr>
          <w:rFonts w:ascii="Arial" w:hAnsi="Arial" w:cs="Arial"/>
          <w:b/>
          <w:bCs/>
          <w:sz w:val="22"/>
          <w:szCs w:val="22"/>
        </w:rPr>
      </w:pPr>
      <w:r w:rsidRPr="0001070F">
        <w:rPr>
          <w:rFonts w:ascii="Arial" w:hAnsi="Arial" w:cs="Arial"/>
          <w:b/>
          <w:bCs/>
          <w:sz w:val="22"/>
          <w:szCs w:val="22"/>
        </w:rPr>
        <w:t xml:space="preserve">What are the Risks and Benefits of Risk-Reducing Surgeries for </w:t>
      </w:r>
      <w:r w:rsidRPr="0001070F">
        <w:rPr>
          <w:rFonts w:ascii="Arial" w:hAnsi="Arial" w:cs="Arial"/>
          <w:b/>
          <w:bCs/>
          <w:sz w:val="22"/>
          <w:szCs w:val="22"/>
          <w:u w:val="single"/>
        </w:rPr>
        <w:t>Lynch Syndrome?</w:t>
      </w:r>
    </w:p>
    <w:p w14:paraId="40C98304"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0DB4025A" w14:textId="77777777" w:rsidR="00AF21B7" w:rsidRPr="0001070F" w:rsidRDefault="00AF21B7" w:rsidP="00AF21B7">
      <w:pPr>
        <w:pStyle w:val="bulletindent2"/>
        <w:shd w:val="clear" w:color="auto" w:fill="FFFFFF"/>
        <w:spacing w:before="0" w:beforeAutospacing="0" w:after="0" w:afterAutospacing="0"/>
        <w:rPr>
          <w:rFonts w:ascii="Arial" w:hAnsi="Arial" w:cs="Arial"/>
          <w:b/>
          <w:bCs/>
          <w:sz w:val="22"/>
          <w:szCs w:val="22"/>
          <w:u w:val="single"/>
        </w:rPr>
      </w:pPr>
      <w:r w:rsidRPr="0001070F">
        <w:rPr>
          <w:rFonts w:ascii="Arial" w:hAnsi="Arial" w:cs="Arial"/>
          <w:b/>
          <w:bCs/>
          <w:sz w:val="22"/>
          <w:szCs w:val="22"/>
          <w:u w:val="single"/>
        </w:rPr>
        <w:t>Benefits:</w:t>
      </w:r>
    </w:p>
    <w:p w14:paraId="4DCAFEA0"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1. </w:t>
      </w:r>
      <w:r w:rsidRPr="0001070F">
        <w:rPr>
          <w:rFonts w:ascii="Arial" w:hAnsi="Arial" w:cs="Arial"/>
          <w:b/>
          <w:bCs/>
          <w:sz w:val="22"/>
          <w:szCs w:val="22"/>
        </w:rPr>
        <w:t>Cancer Risk Reduction:</w:t>
      </w:r>
    </w:p>
    <w:p w14:paraId="7F972859"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A hysterectomy (removal of the uterus) and bilateral </w:t>
      </w:r>
      <w:proofErr w:type="spellStart"/>
      <w:r w:rsidRPr="0001070F">
        <w:rPr>
          <w:rFonts w:ascii="Arial" w:hAnsi="Arial" w:cs="Arial"/>
          <w:sz w:val="22"/>
          <w:szCs w:val="22"/>
        </w:rPr>
        <w:t>salpingo</w:t>
      </w:r>
      <w:proofErr w:type="spellEnd"/>
      <w:r w:rsidRPr="0001070F">
        <w:rPr>
          <w:rFonts w:ascii="Arial" w:hAnsi="Arial" w:cs="Arial"/>
          <w:sz w:val="22"/>
          <w:szCs w:val="22"/>
        </w:rPr>
        <w:t>-oophorectomy (removal of ovaries and fallopian tubes) reduces the risk of endometrial and ovarian cancers, which are elevated in Lynch syndrome carriers.</w:t>
      </w:r>
    </w:p>
    <w:p w14:paraId="64F3D192"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These surgeries are considered the most reliable method to prevent these cancers, as screening methods for endometrial and ovarian cancers are not very effective.</w:t>
      </w:r>
    </w:p>
    <w:p w14:paraId="78BBB5F6"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54409C19"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2.</w:t>
      </w:r>
      <w:r w:rsidRPr="0001070F">
        <w:rPr>
          <w:rFonts w:ascii="Arial" w:hAnsi="Arial" w:cs="Arial"/>
          <w:b/>
          <w:bCs/>
          <w:sz w:val="22"/>
          <w:szCs w:val="22"/>
        </w:rPr>
        <w:t xml:space="preserve"> Reducing the Need for Ongoing Screening</w:t>
      </w:r>
      <w:r w:rsidRPr="0001070F">
        <w:rPr>
          <w:rFonts w:ascii="Arial" w:hAnsi="Arial" w:cs="Arial"/>
          <w:sz w:val="22"/>
          <w:szCs w:val="22"/>
        </w:rPr>
        <w:t>:</w:t>
      </w:r>
    </w:p>
    <w:p w14:paraId="4DB13D21"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After surgery, patients may avoid the need for frequent and invasive screenings for gynecological cancers.</w:t>
      </w:r>
    </w:p>
    <w:p w14:paraId="2382F0DC"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715EE18A" w14:textId="77777777" w:rsidR="00AF21B7" w:rsidRPr="0001070F" w:rsidRDefault="00AF21B7" w:rsidP="00AF21B7">
      <w:pPr>
        <w:pStyle w:val="bulletindent2"/>
        <w:shd w:val="clear" w:color="auto" w:fill="FFFFFF"/>
        <w:spacing w:before="0" w:beforeAutospacing="0" w:after="0" w:afterAutospacing="0"/>
        <w:rPr>
          <w:rFonts w:ascii="Arial" w:hAnsi="Arial" w:cs="Arial"/>
          <w:b/>
          <w:bCs/>
          <w:sz w:val="22"/>
          <w:szCs w:val="22"/>
        </w:rPr>
      </w:pPr>
      <w:r w:rsidRPr="0001070F">
        <w:rPr>
          <w:rFonts w:ascii="Arial" w:hAnsi="Arial" w:cs="Arial"/>
          <w:sz w:val="22"/>
          <w:szCs w:val="22"/>
        </w:rPr>
        <w:t>3</w:t>
      </w:r>
      <w:r w:rsidRPr="0001070F">
        <w:rPr>
          <w:rFonts w:ascii="Arial" w:hAnsi="Arial" w:cs="Arial"/>
          <w:b/>
          <w:bCs/>
          <w:sz w:val="22"/>
          <w:szCs w:val="22"/>
        </w:rPr>
        <w:t>. Reduction of Other Cancer Risks:</w:t>
      </w:r>
    </w:p>
    <w:p w14:paraId="5FFF5F1F"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Removal of ovaries may also slightly lower the risk of breast cancer.</w:t>
      </w:r>
    </w:p>
    <w:p w14:paraId="62F108FE"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53F2E538" w14:textId="77777777" w:rsidR="00AF21B7" w:rsidRPr="0001070F" w:rsidRDefault="00AF21B7" w:rsidP="00AF21B7">
      <w:pPr>
        <w:pStyle w:val="bulletindent2"/>
        <w:shd w:val="clear" w:color="auto" w:fill="FFFFFF"/>
        <w:spacing w:before="0" w:beforeAutospacing="0" w:after="0" w:afterAutospacing="0"/>
        <w:rPr>
          <w:rFonts w:ascii="Arial" w:hAnsi="Arial" w:cs="Arial"/>
          <w:b/>
          <w:bCs/>
          <w:sz w:val="22"/>
          <w:szCs w:val="22"/>
          <w:u w:val="single"/>
        </w:rPr>
      </w:pPr>
      <w:r w:rsidRPr="0001070F">
        <w:rPr>
          <w:rFonts w:ascii="Arial" w:hAnsi="Arial" w:cs="Arial"/>
          <w:b/>
          <w:bCs/>
          <w:sz w:val="22"/>
          <w:szCs w:val="22"/>
          <w:u w:val="single"/>
        </w:rPr>
        <w:t>Risks:</w:t>
      </w:r>
    </w:p>
    <w:p w14:paraId="2850733B" w14:textId="77777777" w:rsidR="00AF21B7" w:rsidRPr="0001070F" w:rsidRDefault="00AF21B7" w:rsidP="00AF21B7">
      <w:pPr>
        <w:pStyle w:val="bulletindent2"/>
        <w:shd w:val="clear" w:color="auto" w:fill="FFFFFF"/>
        <w:spacing w:before="0" w:beforeAutospacing="0" w:after="0" w:afterAutospacing="0"/>
        <w:rPr>
          <w:rFonts w:ascii="Arial" w:hAnsi="Arial" w:cs="Arial"/>
          <w:b/>
          <w:bCs/>
          <w:sz w:val="22"/>
          <w:szCs w:val="22"/>
        </w:rPr>
      </w:pPr>
      <w:r w:rsidRPr="0001070F">
        <w:rPr>
          <w:rFonts w:ascii="Arial" w:hAnsi="Arial" w:cs="Arial"/>
          <w:b/>
          <w:bCs/>
          <w:sz w:val="22"/>
          <w:szCs w:val="22"/>
        </w:rPr>
        <w:t>1. Surgical Complications:</w:t>
      </w:r>
    </w:p>
    <w:p w14:paraId="316168C4"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As with any surgery, there is a risk of complications such as infection, bleeding, or damage to surrounding organs.</w:t>
      </w:r>
    </w:p>
    <w:p w14:paraId="00FCE1E0"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00720A79"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2. </w:t>
      </w:r>
      <w:r w:rsidRPr="0001070F">
        <w:rPr>
          <w:rFonts w:ascii="Arial" w:hAnsi="Arial" w:cs="Arial"/>
          <w:b/>
          <w:bCs/>
          <w:sz w:val="22"/>
          <w:szCs w:val="22"/>
        </w:rPr>
        <w:t>Early Menopause:</w:t>
      </w:r>
    </w:p>
    <w:p w14:paraId="32086AFF"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Pre-menopausal women undergoing oophorectomy (removal of the ovaries) will experience immediate menopause, which can lead to symptoms such as hot flashes, bone density loss, and increased cardiovascular risks.</w:t>
      </w:r>
    </w:p>
    <w:p w14:paraId="2588C153" w14:textId="6F529EE7" w:rsidR="00AF21B7"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Hormone replacement therapy (HRT) may be recommended by your physician.</w:t>
      </w:r>
    </w:p>
    <w:p w14:paraId="55B1E6DE" w14:textId="77777777" w:rsidR="0001070F" w:rsidRPr="0001070F" w:rsidRDefault="0001070F" w:rsidP="00AF21B7">
      <w:pPr>
        <w:pStyle w:val="bulletindent2"/>
        <w:shd w:val="clear" w:color="auto" w:fill="FFFFFF"/>
        <w:spacing w:before="0" w:beforeAutospacing="0" w:after="0" w:afterAutospacing="0"/>
        <w:rPr>
          <w:rFonts w:ascii="Arial" w:hAnsi="Arial" w:cs="Arial"/>
          <w:sz w:val="22"/>
          <w:szCs w:val="22"/>
        </w:rPr>
      </w:pPr>
    </w:p>
    <w:p w14:paraId="0A6D4D08"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3. </w:t>
      </w:r>
      <w:r w:rsidRPr="0001070F">
        <w:rPr>
          <w:rFonts w:ascii="Arial" w:hAnsi="Arial" w:cs="Arial"/>
          <w:b/>
          <w:bCs/>
          <w:sz w:val="22"/>
          <w:szCs w:val="22"/>
        </w:rPr>
        <w:t>Loss of Fertility:</w:t>
      </w:r>
    </w:p>
    <w:p w14:paraId="1E30ECC2"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These surgeries result in permanent infertility. Women who wish to have children should consider completing childbearing before undergoing surgery.</w:t>
      </w:r>
    </w:p>
    <w:p w14:paraId="55F79D30"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1756204E"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4. </w:t>
      </w:r>
      <w:r w:rsidRPr="0001070F">
        <w:rPr>
          <w:rFonts w:ascii="Arial" w:hAnsi="Arial" w:cs="Arial"/>
          <w:b/>
          <w:bCs/>
          <w:sz w:val="22"/>
          <w:szCs w:val="22"/>
        </w:rPr>
        <w:t>Psychological and Emotional Impact:</w:t>
      </w:r>
    </w:p>
    <w:p w14:paraId="5E2214AB"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The loss of reproductive organs can have emotional and psychological effects, including impacts on body image and sexual health.</w:t>
      </w:r>
    </w:p>
    <w:p w14:paraId="5C7FD722"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2F6D2C96"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5. </w:t>
      </w:r>
      <w:r w:rsidRPr="0001070F">
        <w:rPr>
          <w:rFonts w:ascii="Arial" w:hAnsi="Arial" w:cs="Arial"/>
          <w:b/>
          <w:bCs/>
          <w:sz w:val="22"/>
          <w:szCs w:val="22"/>
        </w:rPr>
        <w:t>Residual Cancer Risks:</w:t>
      </w:r>
    </w:p>
    <w:p w14:paraId="0A544C4A"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 xml:space="preserve">   - While these surgeries greatly reduce cancer risks, they do not eliminate the possibility of primary peritoneal cancer after removal of the ovaries for example or other ____</w:t>
      </w:r>
      <w:proofErr w:type="gramStart"/>
      <w:r w:rsidRPr="0001070F">
        <w:rPr>
          <w:rFonts w:ascii="Arial" w:hAnsi="Arial" w:cs="Arial"/>
          <w:sz w:val="22"/>
          <w:szCs w:val="22"/>
        </w:rPr>
        <w:t>_(</w:t>
      </w:r>
      <w:proofErr w:type="gramEnd"/>
      <w:r w:rsidRPr="0001070F">
        <w:rPr>
          <w:rFonts w:ascii="Arial" w:hAnsi="Arial" w:cs="Arial"/>
          <w:sz w:val="22"/>
          <w:szCs w:val="22"/>
        </w:rPr>
        <w:t>HBOCS/ Lynch syndrome) associated cancers.</w:t>
      </w:r>
    </w:p>
    <w:p w14:paraId="5EFF6588"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p>
    <w:p w14:paraId="06E70A85" w14:textId="77777777" w:rsidR="00AF21B7" w:rsidRPr="0001070F" w:rsidRDefault="00AF21B7" w:rsidP="00AF21B7">
      <w:pPr>
        <w:pStyle w:val="bulletindent2"/>
        <w:shd w:val="clear" w:color="auto" w:fill="FFFFFF"/>
        <w:spacing w:before="0" w:beforeAutospacing="0" w:after="0" w:afterAutospacing="0"/>
        <w:rPr>
          <w:rFonts w:ascii="Arial" w:hAnsi="Arial" w:cs="Arial"/>
          <w:b/>
          <w:bCs/>
          <w:sz w:val="22"/>
          <w:szCs w:val="22"/>
        </w:rPr>
      </w:pPr>
      <w:r w:rsidRPr="0001070F">
        <w:rPr>
          <w:rFonts w:ascii="Arial" w:hAnsi="Arial" w:cs="Arial"/>
          <w:b/>
          <w:bCs/>
          <w:sz w:val="22"/>
          <w:szCs w:val="22"/>
        </w:rPr>
        <w:t>Considerations:</w:t>
      </w:r>
    </w:p>
    <w:p w14:paraId="688B4A4F" w14:textId="77777777" w:rsidR="00AF21B7" w:rsidRPr="0001070F" w:rsidRDefault="00AF21B7" w:rsidP="00AF21B7">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Surgery is typically recommended after childbearing is complete for risk reduction.</w:t>
      </w:r>
    </w:p>
    <w:p w14:paraId="0F0A7429" w14:textId="289C2B0D" w:rsidR="00AF21B7" w:rsidRPr="0001070F" w:rsidRDefault="00AF21B7" w:rsidP="0001070F">
      <w:pPr>
        <w:pStyle w:val="bulletindent2"/>
        <w:shd w:val="clear" w:color="auto" w:fill="FFFFFF"/>
        <w:spacing w:before="0" w:beforeAutospacing="0" w:after="0" w:afterAutospacing="0"/>
        <w:rPr>
          <w:rFonts w:ascii="Arial" w:hAnsi="Arial" w:cs="Arial"/>
          <w:sz w:val="22"/>
          <w:szCs w:val="22"/>
        </w:rPr>
      </w:pPr>
      <w:r w:rsidRPr="0001070F">
        <w:rPr>
          <w:rFonts w:ascii="Arial" w:hAnsi="Arial" w:cs="Arial"/>
          <w:sz w:val="22"/>
          <w:szCs w:val="22"/>
        </w:rPr>
        <w:t>The decision to undergo risk-reducing surgery should be made in consultation with your healthcare team, considering individual risk factors, age, family planning goals, and overall health.</w:t>
      </w:r>
    </w:p>
    <w:p w14:paraId="794F1F29" w14:textId="77777777" w:rsidR="00C12D85" w:rsidRPr="0001070F" w:rsidRDefault="00C12D85" w:rsidP="002447C8">
      <w:pPr>
        <w:pStyle w:val="Default"/>
        <w:rPr>
          <w:b/>
          <w:color w:val="auto"/>
          <w:sz w:val="22"/>
          <w:szCs w:val="22"/>
        </w:rPr>
      </w:pPr>
    </w:p>
    <w:p w14:paraId="42B94475" w14:textId="32EBE64E" w:rsidR="00A9270D" w:rsidRPr="0001070F" w:rsidRDefault="00A9270D" w:rsidP="002447C8">
      <w:pPr>
        <w:pStyle w:val="Default"/>
        <w:rPr>
          <w:b/>
          <w:color w:val="auto"/>
          <w:sz w:val="22"/>
          <w:szCs w:val="22"/>
          <w:u w:val="single"/>
        </w:rPr>
      </w:pPr>
      <w:r w:rsidRPr="0001070F">
        <w:rPr>
          <w:b/>
          <w:color w:val="auto"/>
          <w:sz w:val="22"/>
          <w:szCs w:val="22"/>
          <w:u w:val="single"/>
        </w:rPr>
        <w:t xml:space="preserve">What is my cancer risk if I have MSH2 </w:t>
      </w:r>
      <w:r w:rsidR="006924EF" w:rsidRPr="0001070F">
        <w:rPr>
          <w:b/>
          <w:color w:val="auto"/>
          <w:sz w:val="22"/>
          <w:szCs w:val="22"/>
          <w:u w:val="single"/>
        </w:rPr>
        <w:t xml:space="preserve">or </w:t>
      </w:r>
      <w:r w:rsidRPr="0001070F">
        <w:rPr>
          <w:b/>
          <w:color w:val="auto"/>
          <w:sz w:val="22"/>
          <w:szCs w:val="22"/>
          <w:u w:val="single"/>
        </w:rPr>
        <w:t>EPCAM</w:t>
      </w:r>
      <w:r w:rsidR="006924EF" w:rsidRPr="0001070F">
        <w:rPr>
          <w:b/>
          <w:color w:val="auto"/>
          <w:sz w:val="22"/>
          <w:szCs w:val="22"/>
          <w:u w:val="single"/>
        </w:rPr>
        <w:t>- associated</w:t>
      </w:r>
      <w:r w:rsidRPr="0001070F">
        <w:rPr>
          <w:b/>
          <w:color w:val="auto"/>
          <w:sz w:val="22"/>
          <w:szCs w:val="22"/>
          <w:u w:val="single"/>
        </w:rPr>
        <w:t xml:space="preserve"> Lynch syndrome?</w:t>
      </w:r>
    </w:p>
    <w:p w14:paraId="2CAA95A1" w14:textId="23C2B558" w:rsidR="00CB779B" w:rsidRPr="0001070F" w:rsidRDefault="00CB779B" w:rsidP="002447C8">
      <w:pPr>
        <w:pStyle w:val="Default"/>
        <w:rPr>
          <w:b/>
          <w:color w:val="auto"/>
          <w:sz w:val="22"/>
          <w:szCs w:val="22"/>
          <w:u w:val="single"/>
        </w:rPr>
      </w:pPr>
      <w:r w:rsidRPr="0001070F">
        <w:rPr>
          <w:b/>
          <w:color w:val="auto"/>
          <w:sz w:val="22"/>
          <w:szCs w:val="22"/>
          <w:u w:val="single"/>
        </w:rPr>
        <w:t>MSH2</w:t>
      </w:r>
      <w:r w:rsidR="00B84853" w:rsidRPr="0001070F">
        <w:rPr>
          <w:b/>
          <w:color w:val="auto"/>
          <w:sz w:val="22"/>
          <w:szCs w:val="22"/>
          <w:u w:val="single"/>
        </w:rPr>
        <w:t>/</w:t>
      </w:r>
      <w:r w:rsidRPr="0001070F">
        <w:rPr>
          <w:b/>
          <w:color w:val="auto"/>
          <w:sz w:val="22"/>
          <w:szCs w:val="22"/>
          <w:u w:val="single"/>
        </w:rPr>
        <w:t>EPCAM</w:t>
      </w:r>
      <w:r w:rsidR="001009C8" w:rsidRPr="0001070F">
        <w:rPr>
          <w:b/>
          <w:color w:val="auto"/>
          <w:sz w:val="22"/>
          <w:szCs w:val="22"/>
          <w:u w:val="single"/>
        </w:rPr>
        <w:t xml:space="preserve"> Cancer Risk</w:t>
      </w:r>
      <w:r w:rsidRPr="0001070F">
        <w:rPr>
          <w:b/>
          <w:color w:val="auto"/>
          <w:sz w:val="22"/>
          <w:szCs w:val="22"/>
          <w:u w:val="single"/>
        </w:rPr>
        <w:t>:</w:t>
      </w:r>
    </w:p>
    <w:p w14:paraId="52DFD888" w14:textId="2AE64D82" w:rsidR="00341A24" w:rsidRPr="0001070F" w:rsidRDefault="00CB779B" w:rsidP="002447C8">
      <w:pPr>
        <w:pStyle w:val="Default"/>
        <w:rPr>
          <w:bCs/>
          <w:color w:val="auto"/>
          <w:sz w:val="22"/>
          <w:szCs w:val="22"/>
        </w:rPr>
      </w:pPr>
      <w:r w:rsidRPr="0001070F">
        <w:rPr>
          <w:bCs/>
          <w:color w:val="auto"/>
          <w:sz w:val="22"/>
          <w:szCs w:val="22"/>
        </w:rPr>
        <w:t xml:space="preserve">A pathogenic </w:t>
      </w:r>
      <w:commentRangeStart w:id="23"/>
      <w:commentRangeStart w:id="24"/>
      <w:r w:rsidRPr="0001070F">
        <w:rPr>
          <w:bCs/>
          <w:color w:val="auto"/>
          <w:sz w:val="22"/>
          <w:szCs w:val="22"/>
        </w:rPr>
        <w:t>variant (mutation</w:t>
      </w:r>
      <w:commentRangeEnd w:id="23"/>
      <w:r w:rsidR="006924EF" w:rsidRPr="0001070F">
        <w:rPr>
          <w:rStyle w:val="CommentReference"/>
          <w:color w:val="auto"/>
          <w:kern w:val="2"/>
          <w:sz w:val="22"/>
          <w:szCs w:val="22"/>
          <w14:ligatures w14:val="standardContextual"/>
        </w:rPr>
        <w:commentReference w:id="23"/>
      </w:r>
      <w:commentRangeEnd w:id="24"/>
      <w:r w:rsidR="00CB363B">
        <w:rPr>
          <w:rStyle w:val="CommentReference"/>
          <w:rFonts w:asciiTheme="minorHAnsi" w:hAnsiTheme="minorHAnsi" w:cstheme="minorBidi"/>
          <w:color w:val="auto"/>
          <w:kern w:val="2"/>
          <w14:ligatures w14:val="standardContextual"/>
        </w:rPr>
        <w:commentReference w:id="24"/>
      </w:r>
      <w:r w:rsidRPr="0001070F">
        <w:rPr>
          <w:bCs/>
          <w:color w:val="auto"/>
          <w:sz w:val="22"/>
          <w:szCs w:val="22"/>
        </w:rPr>
        <w:t xml:space="preserve">) was identified in </w:t>
      </w:r>
      <w:commentRangeStart w:id="25"/>
      <w:commentRangeStart w:id="26"/>
      <w:commentRangeStart w:id="27"/>
      <w:r w:rsidRPr="0001070F">
        <w:rPr>
          <w:bCs/>
          <w:i/>
          <w:color w:val="auto"/>
          <w:sz w:val="22"/>
          <w:szCs w:val="22"/>
        </w:rPr>
        <w:t>EPCAM</w:t>
      </w:r>
      <w:commentRangeEnd w:id="25"/>
      <w:r w:rsidR="006924EF" w:rsidRPr="0001070F">
        <w:rPr>
          <w:rStyle w:val="CommentReference"/>
          <w:color w:val="auto"/>
          <w:kern w:val="2"/>
          <w:sz w:val="22"/>
          <w:szCs w:val="22"/>
          <w14:ligatures w14:val="standardContextual"/>
        </w:rPr>
        <w:commentReference w:id="25"/>
      </w:r>
      <w:commentRangeEnd w:id="26"/>
      <w:r w:rsidR="00CB363B">
        <w:rPr>
          <w:rStyle w:val="CommentReference"/>
          <w:rFonts w:asciiTheme="minorHAnsi" w:hAnsiTheme="minorHAnsi" w:cstheme="minorBidi"/>
          <w:color w:val="auto"/>
          <w:kern w:val="2"/>
          <w14:ligatures w14:val="standardContextual"/>
        </w:rPr>
        <w:commentReference w:id="26"/>
      </w:r>
      <w:commentRangeEnd w:id="27"/>
      <w:r w:rsidR="00CB363B">
        <w:rPr>
          <w:rStyle w:val="CommentReference"/>
          <w:rFonts w:asciiTheme="minorHAnsi" w:hAnsiTheme="minorHAnsi" w:cstheme="minorBidi"/>
          <w:color w:val="auto"/>
          <w:kern w:val="2"/>
          <w14:ligatures w14:val="standardContextual"/>
        </w:rPr>
        <w:commentReference w:id="27"/>
      </w:r>
      <w:r w:rsidR="00B84853" w:rsidRPr="0001070F">
        <w:rPr>
          <w:bCs/>
          <w:color w:val="auto"/>
          <w:sz w:val="22"/>
          <w:szCs w:val="22"/>
        </w:rPr>
        <w:t>/</w:t>
      </w:r>
      <w:r w:rsidRPr="0001070F">
        <w:rPr>
          <w:bCs/>
          <w:i/>
          <w:color w:val="auto"/>
          <w:sz w:val="22"/>
          <w:szCs w:val="22"/>
        </w:rPr>
        <w:t>MSH2</w:t>
      </w:r>
      <w:r w:rsidRPr="0001070F">
        <w:rPr>
          <w:bCs/>
          <w:color w:val="auto"/>
          <w:sz w:val="22"/>
          <w:szCs w:val="22"/>
        </w:rPr>
        <w:t xml:space="preserve">, which is associated with Lynch syndrome. </w:t>
      </w:r>
    </w:p>
    <w:p w14:paraId="4179C725" w14:textId="6089FABF" w:rsidR="00CB779B" w:rsidRPr="0001070F" w:rsidRDefault="00CB779B" w:rsidP="002447C8">
      <w:pPr>
        <w:pStyle w:val="Default"/>
        <w:rPr>
          <w:rFonts w:eastAsia="Times New Roman"/>
          <w:bCs/>
          <w:color w:val="auto"/>
          <w:sz w:val="22"/>
          <w:szCs w:val="22"/>
        </w:rPr>
      </w:pPr>
      <w:r w:rsidRPr="0001070F">
        <w:rPr>
          <w:rFonts w:eastAsia="Times New Roman"/>
          <w:bCs/>
          <w:color w:val="auto"/>
          <w:sz w:val="22"/>
          <w:szCs w:val="22"/>
        </w:rPr>
        <w:t xml:space="preserve">Lifetime </w:t>
      </w:r>
      <w:r w:rsidR="00875734" w:rsidRPr="0001070F">
        <w:rPr>
          <w:rFonts w:eastAsia="Times New Roman"/>
          <w:bCs/>
          <w:color w:val="auto"/>
          <w:sz w:val="22"/>
          <w:szCs w:val="22"/>
        </w:rPr>
        <w:t xml:space="preserve">cancer </w:t>
      </w:r>
      <w:r w:rsidRPr="0001070F">
        <w:rPr>
          <w:rFonts w:eastAsia="Times New Roman"/>
          <w:bCs/>
          <w:color w:val="auto"/>
          <w:sz w:val="22"/>
          <w:szCs w:val="22"/>
        </w:rPr>
        <w:t xml:space="preserve">risk (measured to age 80) is estimated to be </w:t>
      </w:r>
      <w:r w:rsidR="00341A24" w:rsidRPr="0001070F">
        <w:rPr>
          <w:rFonts w:eastAsia="Times New Roman"/>
          <w:bCs/>
          <w:color w:val="auto"/>
          <w:sz w:val="22"/>
          <w:szCs w:val="22"/>
        </w:rPr>
        <w:t xml:space="preserve">33%-52% </w:t>
      </w:r>
      <w:r w:rsidRPr="0001070F">
        <w:rPr>
          <w:rFonts w:eastAsia="Times New Roman"/>
          <w:bCs/>
          <w:color w:val="auto"/>
          <w:sz w:val="22"/>
          <w:szCs w:val="22"/>
        </w:rPr>
        <w:t>for colorectal</w:t>
      </w:r>
      <w:r w:rsidR="00341A24" w:rsidRPr="0001070F">
        <w:rPr>
          <w:rFonts w:eastAsia="Times New Roman"/>
          <w:bCs/>
          <w:color w:val="auto"/>
          <w:sz w:val="22"/>
          <w:szCs w:val="22"/>
        </w:rPr>
        <w:t xml:space="preserve">, </w:t>
      </w:r>
      <w:r w:rsidR="00875734" w:rsidRPr="0001070F">
        <w:rPr>
          <w:rFonts w:eastAsia="Times New Roman"/>
          <w:bCs/>
          <w:color w:val="auto"/>
          <w:sz w:val="22"/>
          <w:szCs w:val="22"/>
        </w:rPr>
        <w:t>21-57% for endometrial, 8-38% for ovarian, 0.5-1.6% for pancreas, 0.02-1.7% for biliary tract, 3.9-23.8% for prostate</w:t>
      </w:r>
      <w:commentRangeStart w:id="28"/>
      <w:commentRangeStart w:id="29"/>
      <w:r w:rsidR="00875734" w:rsidRPr="0001070F">
        <w:rPr>
          <w:rFonts w:eastAsia="Times New Roman"/>
          <w:bCs/>
          <w:color w:val="auto"/>
          <w:sz w:val="22"/>
          <w:szCs w:val="22"/>
        </w:rPr>
        <w:t xml:space="preserve">, 2.5-7.7% for brain, </w:t>
      </w:r>
      <w:r w:rsidR="001009C8" w:rsidRPr="0001070F">
        <w:rPr>
          <w:rFonts w:eastAsia="Times New Roman"/>
          <w:bCs/>
          <w:color w:val="auto"/>
          <w:sz w:val="22"/>
          <w:szCs w:val="22"/>
        </w:rPr>
        <w:t xml:space="preserve">0.2%-9.0% for </w:t>
      </w:r>
      <w:r w:rsidRPr="0001070F">
        <w:rPr>
          <w:rFonts w:eastAsia="Times New Roman"/>
          <w:bCs/>
          <w:color w:val="auto"/>
          <w:sz w:val="22"/>
          <w:szCs w:val="22"/>
        </w:rPr>
        <w:t>gastric</w:t>
      </w:r>
      <w:r w:rsidR="001009C8" w:rsidRPr="0001070F">
        <w:rPr>
          <w:rFonts w:eastAsia="Times New Roman"/>
          <w:bCs/>
          <w:color w:val="auto"/>
          <w:sz w:val="22"/>
          <w:szCs w:val="22"/>
        </w:rPr>
        <w:t xml:space="preserve">, 1.1%-10% for </w:t>
      </w:r>
      <w:r w:rsidRPr="0001070F">
        <w:rPr>
          <w:rFonts w:eastAsia="Times New Roman"/>
          <w:bCs/>
          <w:color w:val="auto"/>
          <w:sz w:val="22"/>
          <w:szCs w:val="22"/>
        </w:rPr>
        <w:t xml:space="preserve">small bowel, </w:t>
      </w:r>
      <w:r w:rsidR="001009C8" w:rsidRPr="0001070F">
        <w:rPr>
          <w:rFonts w:eastAsia="Times New Roman"/>
          <w:bCs/>
          <w:color w:val="auto"/>
          <w:sz w:val="22"/>
          <w:szCs w:val="22"/>
        </w:rPr>
        <w:t xml:space="preserve">4.4%-12.8% for </w:t>
      </w:r>
      <w:r w:rsidRPr="0001070F">
        <w:rPr>
          <w:rFonts w:eastAsia="Times New Roman"/>
          <w:bCs/>
          <w:color w:val="auto"/>
          <w:sz w:val="22"/>
          <w:szCs w:val="22"/>
        </w:rPr>
        <w:t>bladder</w:t>
      </w:r>
      <w:r w:rsidR="001009C8" w:rsidRPr="0001070F">
        <w:rPr>
          <w:rFonts w:eastAsia="Times New Roman"/>
          <w:bCs/>
          <w:color w:val="auto"/>
          <w:sz w:val="22"/>
          <w:szCs w:val="22"/>
        </w:rPr>
        <w:t xml:space="preserve">, </w:t>
      </w:r>
      <w:r w:rsidRPr="0001070F">
        <w:rPr>
          <w:rFonts w:eastAsia="Times New Roman"/>
          <w:bCs/>
          <w:color w:val="auto"/>
          <w:sz w:val="22"/>
          <w:szCs w:val="22"/>
        </w:rPr>
        <w:t xml:space="preserve">and </w:t>
      </w:r>
      <w:r w:rsidR="001009C8" w:rsidRPr="0001070F">
        <w:rPr>
          <w:rFonts w:eastAsia="Times New Roman"/>
          <w:bCs/>
          <w:color w:val="auto"/>
          <w:sz w:val="22"/>
          <w:szCs w:val="22"/>
        </w:rPr>
        <w:t xml:space="preserve">2.2%-28% </w:t>
      </w:r>
      <w:r w:rsidRPr="0001070F">
        <w:rPr>
          <w:rFonts w:eastAsia="Times New Roman"/>
          <w:bCs/>
          <w:color w:val="auto"/>
          <w:sz w:val="22"/>
          <w:szCs w:val="22"/>
        </w:rPr>
        <w:t>for renal pelvis</w:t>
      </w:r>
      <w:r w:rsidR="001009C8" w:rsidRPr="0001070F">
        <w:rPr>
          <w:rFonts w:eastAsia="Times New Roman"/>
          <w:bCs/>
          <w:color w:val="auto"/>
          <w:sz w:val="22"/>
          <w:szCs w:val="22"/>
        </w:rPr>
        <w:t xml:space="preserve">. </w:t>
      </w:r>
      <w:r w:rsidR="00A9270D" w:rsidRPr="0001070F">
        <w:rPr>
          <w:rFonts w:eastAsia="Times New Roman"/>
          <w:bCs/>
          <w:color w:val="auto"/>
          <w:sz w:val="22"/>
          <w:szCs w:val="22"/>
        </w:rPr>
        <w:t>Below is a list summarizing the cancer risk by site.</w:t>
      </w:r>
    </w:p>
    <w:p w14:paraId="24E46512" w14:textId="6E395178" w:rsidR="00B84853" w:rsidRPr="0001070F" w:rsidRDefault="00B84853" w:rsidP="002447C8">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commentRangeEnd w:id="28"/>
    <w:p w14:paraId="755DB081" w14:textId="77777777" w:rsidR="00875734" w:rsidRPr="0001070F" w:rsidRDefault="006924EF" w:rsidP="002447C8">
      <w:pPr>
        <w:pStyle w:val="Default"/>
        <w:rPr>
          <w:rFonts w:eastAsia="Times New Roman"/>
          <w:bCs/>
          <w:color w:val="auto"/>
          <w:sz w:val="22"/>
          <w:szCs w:val="22"/>
        </w:rPr>
      </w:pPr>
      <w:r w:rsidRPr="0001070F">
        <w:rPr>
          <w:rStyle w:val="CommentReference"/>
          <w:color w:val="auto"/>
          <w:kern w:val="2"/>
          <w:sz w:val="22"/>
          <w:szCs w:val="22"/>
          <w14:ligatures w14:val="standardContextual"/>
        </w:rPr>
        <w:commentReference w:id="28"/>
      </w:r>
      <w:commentRangeEnd w:id="29"/>
      <w:r w:rsidR="00CB363B">
        <w:rPr>
          <w:rStyle w:val="CommentReference"/>
          <w:rFonts w:asciiTheme="minorHAnsi" w:hAnsiTheme="minorHAnsi" w:cstheme="minorBidi"/>
          <w:color w:val="auto"/>
          <w:kern w:val="2"/>
          <w14:ligatures w14:val="standardContextual"/>
        </w:rPr>
        <w:commentReference w:id="29"/>
      </w:r>
    </w:p>
    <w:p w14:paraId="635315DA" w14:textId="0F2A5008" w:rsidR="00875734" w:rsidRPr="0001070F" w:rsidRDefault="00875734" w:rsidP="002447C8">
      <w:pPr>
        <w:pStyle w:val="Default"/>
        <w:rPr>
          <w:rFonts w:eastAsia="Times New Roman"/>
          <w:bCs/>
          <w:color w:val="auto"/>
          <w:sz w:val="22"/>
          <w:szCs w:val="22"/>
        </w:rPr>
      </w:pPr>
      <w:r w:rsidRPr="0001070F">
        <w:rPr>
          <w:rFonts w:eastAsia="Times New Roman"/>
          <w:bCs/>
          <w:noProof/>
          <w:color w:val="auto"/>
          <w:sz w:val="22"/>
          <w:szCs w:val="22"/>
        </w:rPr>
        <w:lastRenderedPageBreak/>
        <w:drawing>
          <wp:inline distT="0" distB="0" distL="0" distR="0" wp14:anchorId="654CF7E1" wp14:editId="54CE5CB0">
            <wp:extent cx="4677428" cy="4372585"/>
            <wp:effectExtent l="0" t="0" r="8890" b="9525"/>
            <wp:docPr id="211657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70995" name=""/>
                    <pic:cNvPicPr/>
                  </pic:nvPicPr>
                  <pic:blipFill>
                    <a:blip r:embed="rId19"/>
                    <a:stretch>
                      <a:fillRect/>
                    </a:stretch>
                  </pic:blipFill>
                  <pic:spPr>
                    <a:xfrm>
                      <a:off x="0" y="0"/>
                      <a:ext cx="4677428" cy="4372585"/>
                    </a:xfrm>
                    <a:prstGeom prst="rect">
                      <a:avLst/>
                    </a:prstGeom>
                  </pic:spPr>
                </pic:pic>
              </a:graphicData>
            </a:graphic>
          </wp:inline>
        </w:drawing>
      </w:r>
    </w:p>
    <w:p w14:paraId="06156F82" w14:textId="77777777" w:rsidR="003A061F" w:rsidRPr="0001070F" w:rsidRDefault="003A061F" w:rsidP="002447C8">
      <w:pPr>
        <w:pStyle w:val="Default"/>
        <w:rPr>
          <w:rFonts w:eastAsia="Times New Roman"/>
          <w:bCs/>
          <w:color w:val="auto"/>
          <w:sz w:val="22"/>
          <w:szCs w:val="22"/>
        </w:rPr>
      </w:pPr>
    </w:p>
    <w:p w14:paraId="3AD9F6D5" w14:textId="76375875" w:rsidR="00A9270D" w:rsidRPr="0001070F" w:rsidRDefault="00A9270D" w:rsidP="002447C8">
      <w:pPr>
        <w:pStyle w:val="Default"/>
        <w:rPr>
          <w:b/>
          <w:color w:val="auto"/>
          <w:sz w:val="22"/>
          <w:szCs w:val="22"/>
          <w:u w:val="single"/>
        </w:rPr>
      </w:pPr>
      <w:r w:rsidRPr="0001070F">
        <w:rPr>
          <w:b/>
          <w:color w:val="auto"/>
          <w:sz w:val="22"/>
          <w:szCs w:val="22"/>
          <w:u w:val="single"/>
        </w:rPr>
        <w:t>What is my cancer risk if I have PMS2 Lynch syndrome?</w:t>
      </w:r>
    </w:p>
    <w:p w14:paraId="6021D8C1" w14:textId="257CABDD" w:rsidR="003A061F" w:rsidRPr="0001070F" w:rsidRDefault="003A061F" w:rsidP="002447C8">
      <w:pPr>
        <w:pStyle w:val="Default"/>
        <w:rPr>
          <w:b/>
          <w:color w:val="auto"/>
          <w:sz w:val="22"/>
          <w:szCs w:val="22"/>
          <w:u w:val="single"/>
        </w:rPr>
      </w:pPr>
      <w:r w:rsidRPr="0001070F">
        <w:rPr>
          <w:b/>
          <w:color w:val="auto"/>
          <w:sz w:val="22"/>
          <w:szCs w:val="22"/>
          <w:u w:val="single"/>
        </w:rPr>
        <w:t>PMS2 mutation Cancer Risk:</w:t>
      </w:r>
    </w:p>
    <w:p w14:paraId="4FA4F9D0" w14:textId="0BCC1F0C" w:rsidR="003A061F" w:rsidRPr="0001070F" w:rsidRDefault="003A061F" w:rsidP="002447C8">
      <w:pPr>
        <w:pStyle w:val="Default"/>
        <w:rPr>
          <w:color w:val="auto"/>
          <w:sz w:val="22"/>
          <w:szCs w:val="22"/>
        </w:rPr>
      </w:pPr>
      <w:r w:rsidRPr="0001070F">
        <w:rPr>
          <w:rFonts w:eastAsia="Times New Roman"/>
          <w:color w:val="auto"/>
          <w:sz w:val="22"/>
          <w:szCs w:val="22"/>
        </w:rPr>
        <w:t xml:space="preserve">Mutations in </w:t>
      </w:r>
      <w:r w:rsidRPr="0001070F">
        <w:rPr>
          <w:rFonts w:eastAsia="Times New Roman"/>
          <w:b/>
          <w:bCs/>
          <w:i/>
          <w:color w:val="auto"/>
          <w:sz w:val="22"/>
          <w:szCs w:val="22"/>
        </w:rPr>
        <w:t>PMS2</w:t>
      </w:r>
      <w:r w:rsidRPr="0001070F">
        <w:rPr>
          <w:rFonts w:eastAsia="Times New Roman"/>
          <w:i/>
          <w:color w:val="auto"/>
          <w:sz w:val="22"/>
          <w:szCs w:val="22"/>
        </w:rPr>
        <w:t xml:space="preserve"> </w:t>
      </w:r>
      <w:r w:rsidRPr="0001070F">
        <w:rPr>
          <w:rFonts w:eastAsia="Times New Roman"/>
          <w:color w:val="auto"/>
          <w:sz w:val="22"/>
          <w:szCs w:val="22"/>
        </w:rPr>
        <w:t xml:space="preserve">cause Lynch syndrome, </w:t>
      </w:r>
      <w:r w:rsidRPr="0001070F">
        <w:rPr>
          <w:color w:val="auto"/>
          <w:sz w:val="22"/>
          <w:szCs w:val="22"/>
        </w:rPr>
        <w:t xml:space="preserve">which is a hereditary predisposition to gastrointestinal and gynecologic cancers. It is important to note that the overall cancer risks associated with mutations in </w:t>
      </w:r>
      <w:r w:rsidRPr="0001070F">
        <w:rPr>
          <w:i/>
          <w:iCs/>
          <w:color w:val="auto"/>
          <w:sz w:val="22"/>
          <w:szCs w:val="22"/>
        </w:rPr>
        <w:t xml:space="preserve">PMS2 </w:t>
      </w:r>
      <w:r w:rsidRPr="0001070F">
        <w:rPr>
          <w:color w:val="auto"/>
          <w:sz w:val="22"/>
          <w:szCs w:val="22"/>
        </w:rPr>
        <w:t xml:space="preserve">are lower than cancer risks associated with the other Lynch syndrome genes. Keep this in mind </w:t>
      </w:r>
      <w:r w:rsidR="00833B69" w:rsidRPr="0001070F">
        <w:rPr>
          <w:color w:val="auto"/>
          <w:sz w:val="22"/>
          <w:szCs w:val="22"/>
        </w:rPr>
        <w:t>if</w:t>
      </w:r>
      <w:r w:rsidRPr="0001070F">
        <w:rPr>
          <w:color w:val="auto"/>
          <w:sz w:val="22"/>
          <w:szCs w:val="22"/>
        </w:rPr>
        <w:t xml:space="preserve"> you read about Lynch syndrome online. </w:t>
      </w:r>
    </w:p>
    <w:p w14:paraId="03833FBA" w14:textId="7828C89C" w:rsidR="003A061F" w:rsidRPr="0001070F" w:rsidRDefault="003A061F" w:rsidP="002447C8">
      <w:pPr>
        <w:pStyle w:val="Default"/>
        <w:rPr>
          <w:color w:val="auto"/>
          <w:sz w:val="22"/>
          <w:szCs w:val="22"/>
        </w:rPr>
      </w:pPr>
      <w:r w:rsidRPr="0001070F">
        <w:rPr>
          <w:color w:val="auto"/>
          <w:sz w:val="22"/>
          <w:szCs w:val="22"/>
        </w:rPr>
        <w:t xml:space="preserve"> </w:t>
      </w:r>
    </w:p>
    <w:p w14:paraId="508EB2CC" w14:textId="12665F4F" w:rsidR="003A061F" w:rsidRPr="0001070F" w:rsidRDefault="003A061F" w:rsidP="002447C8">
      <w:pPr>
        <w:pStyle w:val="Default"/>
        <w:rPr>
          <w:rFonts w:eastAsia="Times New Roman"/>
          <w:bCs/>
          <w:color w:val="auto"/>
          <w:sz w:val="22"/>
          <w:szCs w:val="22"/>
        </w:rPr>
      </w:pPr>
      <w:r w:rsidRPr="0001070F">
        <w:rPr>
          <w:rFonts w:eastAsia="Times New Roman"/>
          <w:bCs/>
          <w:color w:val="auto"/>
          <w:sz w:val="22"/>
          <w:szCs w:val="22"/>
        </w:rPr>
        <w:t xml:space="preserve">Lifetime cancer risk by site (measured to age 80) is estimated to be </w:t>
      </w:r>
      <w:r w:rsidRPr="0001070F">
        <w:rPr>
          <w:color w:val="auto"/>
          <w:sz w:val="22"/>
          <w:szCs w:val="22"/>
        </w:rPr>
        <w:t>8.7%–20%</w:t>
      </w:r>
      <w:r w:rsidRPr="0001070F">
        <w:rPr>
          <w:rFonts w:eastAsia="Times New Roman"/>
          <w:bCs/>
          <w:color w:val="auto"/>
          <w:sz w:val="22"/>
          <w:szCs w:val="22"/>
        </w:rPr>
        <w:t>% for colorectal</w:t>
      </w:r>
      <w:r w:rsidR="00833B69" w:rsidRPr="0001070F">
        <w:rPr>
          <w:rFonts w:eastAsia="Times New Roman"/>
          <w:bCs/>
          <w:color w:val="auto"/>
          <w:sz w:val="22"/>
          <w:szCs w:val="22"/>
        </w:rPr>
        <w:t xml:space="preserve"> cancer</w:t>
      </w:r>
      <w:r w:rsidRPr="0001070F">
        <w:rPr>
          <w:rFonts w:eastAsia="Times New Roman"/>
          <w:bCs/>
          <w:color w:val="auto"/>
          <w:sz w:val="22"/>
          <w:szCs w:val="22"/>
        </w:rPr>
        <w:t xml:space="preserve">, </w:t>
      </w:r>
      <w:r w:rsidRPr="0001070F">
        <w:rPr>
          <w:color w:val="auto"/>
          <w:sz w:val="22"/>
          <w:szCs w:val="22"/>
        </w:rPr>
        <w:t xml:space="preserve">13%–26% </w:t>
      </w:r>
      <w:r w:rsidRPr="0001070F">
        <w:rPr>
          <w:rFonts w:eastAsia="Times New Roman"/>
          <w:bCs/>
          <w:color w:val="auto"/>
          <w:sz w:val="22"/>
          <w:szCs w:val="22"/>
        </w:rPr>
        <w:t>for endometrial</w:t>
      </w:r>
      <w:r w:rsidR="00833B69" w:rsidRPr="0001070F">
        <w:rPr>
          <w:rFonts w:eastAsia="Times New Roman"/>
          <w:bCs/>
          <w:color w:val="auto"/>
          <w:sz w:val="22"/>
          <w:szCs w:val="22"/>
        </w:rPr>
        <w:t xml:space="preserve"> cancer</w:t>
      </w:r>
      <w:commentRangeStart w:id="30"/>
      <w:r w:rsidRPr="0001070F">
        <w:rPr>
          <w:rFonts w:eastAsia="Times New Roman"/>
          <w:bCs/>
          <w:color w:val="auto"/>
          <w:sz w:val="22"/>
          <w:szCs w:val="22"/>
        </w:rPr>
        <w:t xml:space="preserve">, </w:t>
      </w:r>
      <w:r w:rsidRPr="0001070F">
        <w:rPr>
          <w:color w:val="auto"/>
          <w:sz w:val="22"/>
          <w:szCs w:val="22"/>
        </w:rPr>
        <w:t>1.3–3</w:t>
      </w:r>
      <w:r w:rsidRPr="0001070F">
        <w:rPr>
          <w:rFonts w:eastAsia="Times New Roman"/>
          <w:bCs/>
          <w:color w:val="auto"/>
          <w:sz w:val="22"/>
          <w:szCs w:val="22"/>
        </w:rPr>
        <w:t>% for ovarian</w:t>
      </w:r>
      <w:r w:rsidR="00833B69" w:rsidRPr="0001070F">
        <w:rPr>
          <w:rFonts w:eastAsia="Times New Roman"/>
          <w:bCs/>
          <w:color w:val="auto"/>
          <w:sz w:val="22"/>
          <w:szCs w:val="22"/>
        </w:rPr>
        <w:t xml:space="preserve"> cancer</w:t>
      </w:r>
      <w:r w:rsidRPr="0001070F">
        <w:rPr>
          <w:rFonts w:eastAsia="Times New Roman"/>
          <w:bCs/>
          <w:color w:val="auto"/>
          <w:sz w:val="22"/>
          <w:szCs w:val="22"/>
        </w:rPr>
        <w:t xml:space="preserve">, </w:t>
      </w:r>
      <w:r w:rsidR="00A177F8" w:rsidRPr="0001070F">
        <w:rPr>
          <w:color w:val="auto"/>
          <w:sz w:val="22"/>
          <w:szCs w:val="22"/>
        </w:rPr>
        <w:t>≤1%–1.6%</w:t>
      </w:r>
      <w:r w:rsidR="00833B69" w:rsidRPr="0001070F">
        <w:rPr>
          <w:color w:val="auto"/>
          <w:sz w:val="22"/>
          <w:szCs w:val="22"/>
        </w:rPr>
        <w:t xml:space="preserve"> </w:t>
      </w:r>
      <w:r w:rsidRPr="0001070F">
        <w:rPr>
          <w:rFonts w:eastAsia="Times New Roman"/>
          <w:bCs/>
          <w:color w:val="auto"/>
          <w:sz w:val="22"/>
          <w:szCs w:val="22"/>
        </w:rPr>
        <w:t>for pancrea</w:t>
      </w:r>
      <w:r w:rsidR="00833B69" w:rsidRPr="0001070F">
        <w:rPr>
          <w:rFonts w:eastAsia="Times New Roman"/>
          <w:bCs/>
          <w:color w:val="auto"/>
          <w:sz w:val="22"/>
          <w:szCs w:val="22"/>
        </w:rPr>
        <w:t>tic cancer</w:t>
      </w:r>
      <w:r w:rsidRPr="0001070F">
        <w:rPr>
          <w:rFonts w:eastAsia="Times New Roman"/>
          <w:bCs/>
          <w:color w:val="auto"/>
          <w:sz w:val="22"/>
          <w:szCs w:val="22"/>
        </w:rPr>
        <w:t xml:space="preserve">, </w:t>
      </w:r>
      <w:r w:rsidR="00A177F8" w:rsidRPr="0001070F">
        <w:rPr>
          <w:color w:val="auto"/>
          <w:sz w:val="22"/>
          <w:szCs w:val="22"/>
        </w:rPr>
        <w:t xml:space="preserve">0.2%– ≤1% </w:t>
      </w:r>
      <w:r w:rsidRPr="0001070F">
        <w:rPr>
          <w:rFonts w:eastAsia="Times New Roman"/>
          <w:bCs/>
          <w:color w:val="auto"/>
          <w:sz w:val="22"/>
          <w:szCs w:val="22"/>
        </w:rPr>
        <w:t>for biliary tract</w:t>
      </w:r>
      <w:r w:rsidR="00833B69" w:rsidRPr="0001070F">
        <w:rPr>
          <w:rFonts w:eastAsia="Times New Roman"/>
          <w:bCs/>
          <w:color w:val="auto"/>
          <w:sz w:val="22"/>
          <w:szCs w:val="22"/>
        </w:rPr>
        <w:t xml:space="preserve"> cancer</w:t>
      </w:r>
      <w:r w:rsidRPr="0001070F">
        <w:rPr>
          <w:rFonts w:eastAsia="Times New Roman"/>
          <w:bCs/>
          <w:color w:val="auto"/>
          <w:sz w:val="22"/>
          <w:szCs w:val="22"/>
        </w:rPr>
        <w:t xml:space="preserve">, </w:t>
      </w:r>
      <w:r w:rsidR="00A177F8" w:rsidRPr="0001070F">
        <w:rPr>
          <w:color w:val="auto"/>
          <w:sz w:val="22"/>
          <w:szCs w:val="22"/>
        </w:rPr>
        <w:t xml:space="preserve">4.6%–11.6% </w:t>
      </w:r>
      <w:r w:rsidRPr="0001070F">
        <w:rPr>
          <w:rFonts w:eastAsia="Times New Roman"/>
          <w:bCs/>
          <w:color w:val="auto"/>
          <w:sz w:val="22"/>
          <w:szCs w:val="22"/>
        </w:rPr>
        <w:t>for prostate</w:t>
      </w:r>
      <w:r w:rsidR="00833B69" w:rsidRPr="0001070F">
        <w:rPr>
          <w:rFonts w:eastAsia="Times New Roman"/>
          <w:bCs/>
          <w:color w:val="auto"/>
          <w:sz w:val="22"/>
          <w:szCs w:val="22"/>
        </w:rPr>
        <w:t xml:space="preserve"> cancer</w:t>
      </w:r>
      <w:r w:rsidRPr="0001070F">
        <w:rPr>
          <w:rFonts w:eastAsia="Times New Roman"/>
          <w:bCs/>
          <w:color w:val="auto"/>
          <w:sz w:val="22"/>
          <w:szCs w:val="22"/>
        </w:rPr>
        <w:t xml:space="preserve">, </w:t>
      </w:r>
      <w:r w:rsidR="00A177F8" w:rsidRPr="0001070F">
        <w:rPr>
          <w:color w:val="auto"/>
          <w:sz w:val="22"/>
          <w:szCs w:val="22"/>
        </w:rPr>
        <w:t xml:space="preserve">0.6%–≤1% </w:t>
      </w:r>
      <w:r w:rsidRPr="0001070F">
        <w:rPr>
          <w:rFonts w:eastAsia="Times New Roman"/>
          <w:bCs/>
          <w:color w:val="auto"/>
          <w:sz w:val="22"/>
          <w:szCs w:val="22"/>
        </w:rPr>
        <w:t>for brain</w:t>
      </w:r>
      <w:r w:rsidR="00833B69" w:rsidRPr="0001070F">
        <w:rPr>
          <w:rFonts w:eastAsia="Times New Roman"/>
          <w:bCs/>
          <w:color w:val="auto"/>
          <w:sz w:val="22"/>
          <w:szCs w:val="22"/>
        </w:rPr>
        <w:t xml:space="preserve"> cancer</w:t>
      </w:r>
      <w:r w:rsidRPr="0001070F">
        <w:rPr>
          <w:rFonts w:eastAsia="Times New Roman"/>
          <w:bCs/>
          <w:color w:val="auto"/>
          <w:sz w:val="22"/>
          <w:szCs w:val="22"/>
        </w:rPr>
        <w:t xml:space="preserve">, </w:t>
      </w:r>
      <w:r w:rsidR="00A177F8" w:rsidRPr="0001070F">
        <w:rPr>
          <w:color w:val="auto"/>
          <w:sz w:val="22"/>
          <w:szCs w:val="22"/>
        </w:rPr>
        <w:t xml:space="preserve">0.1%–0.3% </w:t>
      </w:r>
      <w:r w:rsidRPr="0001070F">
        <w:rPr>
          <w:rFonts w:eastAsia="Times New Roman"/>
          <w:bCs/>
          <w:color w:val="auto"/>
          <w:sz w:val="22"/>
          <w:szCs w:val="22"/>
        </w:rPr>
        <w:t>for small bowel</w:t>
      </w:r>
      <w:r w:rsidR="00833B69" w:rsidRPr="0001070F">
        <w:rPr>
          <w:rFonts w:eastAsia="Times New Roman"/>
          <w:bCs/>
          <w:color w:val="auto"/>
          <w:sz w:val="22"/>
          <w:szCs w:val="22"/>
        </w:rPr>
        <w:t xml:space="preserve"> cancer</w:t>
      </w:r>
      <w:r w:rsidRPr="0001070F">
        <w:rPr>
          <w:rFonts w:eastAsia="Times New Roman"/>
          <w:bCs/>
          <w:color w:val="auto"/>
          <w:sz w:val="22"/>
          <w:szCs w:val="22"/>
        </w:rPr>
        <w:t xml:space="preserve">, </w:t>
      </w:r>
      <w:r w:rsidR="00A177F8" w:rsidRPr="0001070F">
        <w:rPr>
          <w:color w:val="auto"/>
          <w:sz w:val="22"/>
          <w:szCs w:val="22"/>
        </w:rPr>
        <w:t>≤1%–2.4</w:t>
      </w:r>
      <w:commentRangeEnd w:id="30"/>
      <w:r w:rsidR="006924EF" w:rsidRPr="0001070F">
        <w:rPr>
          <w:rStyle w:val="CommentReference"/>
          <w:color w:val="auto"/>
          <w:kern w:val="2"/>
          <w:sz w:val="22"/>
          <w:szCs w:val="22"/>
          <w14:ligatures w14:val="standardContextual"/>
        </w:rPr>
        <w:commentReference w:id="30"/>
      </w:r>
      <w:r w:rsidR="00A177F8" w:rsidRPr="0001070F">
        <w:rPr>
          <w:color w:val="auto"/>
          <w:sz w:val="22"/>
          <w:szCs w:val="22"/>
        </w:rPr>
        <w:t>%</w:t>
      </w:r>
      <w:r w:rsidRPr="0001070F">
        <w:rPr>
          <w:rFonts w:eastAsia="Times New Roman"/>
          <w:bCs/>
          <w:color w:val="auto"/>
          <w:sz w:val="22"/>
          <w:szCs w:val="22"/>
        </w:rPr>
        <w:t>for bladder</w:t>
      </w:r>
      <w:r w:rsidR="00833B69" w:rsidRPr="0001070F">
        <w:rPr>
          <w:rFonts w:eastAsia="Times New Roman"/>
          <w:bCs/>
          <w:color w:val="auto"/>
          <w:sz w:val="22"/>
          <w:szCs w:val="22"/>
        </w:rPr>
        <w:t xml:space="preserve"> cancer</w:t>
      </w:r>
      <w:r w:rsidRPr="0001070F">
        <w:rPr>
          <w:rFonts w:eastAsia="Times New Roman"/>
          <w:bCs/>
          <w:color w:val="auto"/>
          <w:sz w:val="22"/>
          <w:szCs w:val="22"/>
        </w:rPr>
        <w:t xml:space="preserve">, and </w:t>
      </w:r>
      <w:r w:rsidRPr="0001070F">
        <w:rPr>
          <w:color w:val="auto"/>
          <w:sz w:val="22"/>
          <w:szCs w:val="22"/>
        </w:rPr>
        <w:t xml:space="preserve">≤1%–3.7% </w:t>
      </w:r>
      <w:r w:rsidRPr="0001070F">
        <w:rPr>
          <w:rFonts w:eastAsia="Times New Roman"/>
          <w:bCs/>
          <w:color w:val="auto"/>
          <w:sz w:val="22"/>
          <w:szCs w:val="22"/>
        </w:rPr>
        <w:t>for renal pelvis</w:t>
      </w:r>
      <w:r w:rsidR="00833B69" w:rsidRPr="0001070F">
        <w:rPr>
          <w:rFonts w:eastAsia="Times New Roman"/>
          <w:bCs/>
          <w:color w:val="auto"/>
          <w:sz w:val="22"/>
          <w:szCs w:val="22"/>
        </w:rPr>
        <w:t xml:space="preserve"> cancer</w:t>
      </w:r>
      <w:r w:rsidRPr="0001070F">
        <w:rPr>
          <w:rFonts w:eastAsia="Times New Roman"/>
          <w:bCs/>
          <w:color w:val="auto"/>
          <w:sz w:val="22"/>
          <w:szCs w:val="22"/>
        </w:rPr>
        <w:t>.</w:t>
      </w:r>
      <w:r w:rsidR="00833B69" w:rsidRPr="0001070F">
        <w:rPr>
          <w:rFonts w:eastAsia="Times New Roman"/>
          <w:bCs/>
          <w:color w:val="auto"/>
          <w:sz w:val="22"/>
          <w:szCs w:val="22"/>
        </w:rPr>
        <w:t xml:space="preserve"> </w:t>
      </w:r>
      <w:r w:rsidR="00833B69" w:rsidRPr="0001070F">
        <w:rPr>
          <w:color w:val="auto"/>
          <w:sz w:val="22"/>
          <w:szCs w:val="22"/>
        </w:rPr>
        <w:t xml:space="preserve">Below is a table that lists the cancer risk estimates </w:t>
      </w:r>
      <w:r w:rsidR="00833B69" w:rsidRPr="0001070F">
        <w:rPr>
          <w:b/>
          <w:bCs/>
          <w:color w:val="auto"/>
          <w:sz w:val="22"/>
          <w:szCs w:val="22"/>
        </w:rPr>
        <w:t xml:space="preserve">for </w:t>
      </w:r>
      <w:r w:rsidR="00833B69" w:rsidRPr="0001070F">
        <w:rPr>
          <w:b/>
          <w:bCs/>
          <w:i/>
          <w:color w:val="auto"/>
          <w:sz w:val="22"/>
          <w:szCs w:val="22"/>
        </w:rPr>
        <w:t>PMS2</w:t>
      </w:r>
      <w:r w:rsidR="00833B69" w:rsidRPr="0001070F">
        <w:rPr>
          <w:b/>
          <w:bCs/>
          <w:color w:val="auto"/>
          <w:sz w:val="22"/>
          <w:szCs w:val="22"/>
        </w:rPr>
        <w:t>.</w:t>
      </w:r>
      <w:r w:rsidR="00833B69" w:rsidRPr="0001070F">
        <w:rPr>
          <w:color w:val="auto"/>
          <w:sz w:val="22"/>
          <w:szCs w:val="22"/>
        </w:rPr>
        <w:t xml:space="preserve">  </w:t>
      </w:r>
      <w:r w:rsidRPr="0001070F">
        <w:rPr>
          <w:rFonts w:eastAsia="Times New Roman"/>
          <w:bCs/>
          <w:color w:val="auto"/>
          <w:sz w:val="22"/>
          <w:szCs w:val="22"/>
        </w:rPr>
        <w:t xml:space="preserve"> </w:t>
      </w:r>
    </w:p>
    <w:p w14:paraId="1BCE1F53" w14:textId="77777777" w:rsidR="00B84853" w:rsidRPr="0001070F" w:rsidRDefault="00B84853" w:rsidP="002447C8">
      <w:pPr>
        <w:pStyle w:val="Default"/>
        <w:rPr>
          <w:rFonts w:eastAsia="Times New Roman"/>
          <w:bCs/>
          <w:color w:val="auto"/>
          <w:sz w:val="22"/>
          <w:szCs w:val="22"/>
        </w:rPr>
      </w:pPr>
    </w:p>
    <w:p w14:paraId="0B2E7599" w14:textId="77777777" w:rsidR="00B84853" w:rsidRPr="0001070F" w:rsidRDefault="00B84853" w:rsidP="00B84853">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6B043BBD" w14:textId="77777777" w:rsidR="00B84853" w:rsidRPr="0001070F" w:rsidRDefault="00B84853" w:rsidP="002447C8">
      <w:pPr>
        <w:pStyle w:val="Default"/>
        <w:rPr>
          <w:rFonts w:eastAsia="Times New Roman"/>
          <w:bCs/>
          <w:color w:val="auto"/>
          <w:sz w:val="22"/>
          <w:szCs w:val="22"/>
        </w:rPr>
      </w:pPr>
    </w:p>
    <w:p w14:paraId="0D6E17AD" w14:textId="77777777" w:rsidR="003A061F" w:rsidRPr="0001070F" w:rsidRDefault="003A061F" w:rsidP="002447C8">
      <w:pPr>
        <w:pStyle w:val="Default"/>
        <w:rPr>
          <w:rFonts w:eastAsia="Times New Roman"/>
          <w:bCs/>
          <w:color w:val="auto"/>
          <w:sz w:val="22"/>
          <w:szCs w:val="22"/>
        </w:rPr>
      </w:pPr>
    </w:p>
    <w:p w14:paraId="2645D5A5" w14:textId="479B0EBE" w:rsidR="003A061F" w:rsidRPr="0001070F" w:rsidRDefault="003A061F" w:rsidP="002447C8">
      <w:pPr>
        <w:pStyle w:val="Default"/>
        <w:rPr>
          <w:rFonts w:eastAsia="Times New Roman"/>
          <w:bCs/>
          <w:color w:val="auto"/>
          <w:sz w:val="22"/>
          <w:szCs w:val="22"/>
        </w:rPr>
      </w:pPr>
      <w:r w:rsidRPr="0001070F">
        <w:rPr>
          <w:rFonts w:eastAsia="Times New Roman"/>
          <w:bCs/>
          <w:noProof/>
          <w:color w:val="auto"/>
          <w:sz w:val="22"/>
          <w:szCs w:val="22"/>
        </w:rPr>
        <w:lastRenderedPageBreak/>
        <w:drawing>
          <wp:inline distT="0" distB="0" distL="0" distR="0" wp14:anchorId="22915D07" wp14:editId="3DAA8C64">
            <wp:extent cx="5887272" cy="5001323"/>
            <wp:effectExtent l="0" t="0" r="0" b="8890"/>
            <wp:docPr id="199251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14069" name=""/>
                    <pic:cNvPicPr/>
                  </pic:nvPicPr>
                  <pic:blipFill>
                    <a:blip r:embed="rId20"/>
                    <a:stretch>
                      <a:fillRect/>
                    </a:stretch>
                  </pic:blipFill>
                  <pic:spPr>
                    <a:xfrm>
                      <a:off x="0" y="0"/>
                      <a:ext cx="5887272" cy="5001323"/>
                    </a:xfrm>
                    <a:prstGeom prst="rect">
                      <a:avLst/>
                    </a:prstGeom>
                  </pic:spPr>
                </pic:pic>
              </a:graphicData>
            </a:graphic>
          </wp:inline>
        </w:drawing>
      </w:r>
    </w:p>
    <w:p w14:paraId="6FBE0510" w14:textId="77777777" w:rsidR="00875734" w:rsidRPr="0001070F" w:rsidRDefault="00875734" w:rsidP="002447C8">
      <w:pPr>
        <w:pStyle w:val="Default"/>
        <w:rPr>
          <w:rFonts w:eastAsia="Times New Roman"/>
          <w:bCs/>
          <w:color w:val="auto"/>
          <w:sz w:val="22"/>
          <w:szCs w:val="22"/>
        </w:rPr>
      </w:pPr>
    </w:p>
    <w:p w14:paraId="456BA826" w14:textId="77777777" w:rsidR="00C4056C" w:rsidRPr="0001070F" w:rsidRDefault="00C4056C" w:rsidP="002447C8">
      <w:pPr>
        <w:pStyle w:val="BodyText"/>
        <w:rPr>
          <w:b/>
          <w:bCs/>
          <w:u w:val="single"/>
        </w:rPr>
      </w:pPr>
    </w:p>
    <w:p w14:paraId="68C709DD" w14:textId="189DA5FF" w:rsidR="00833B69" w:rsidRPr="0001070F" w:rsidRDefault="00833B69" w:rsidP="002447C8">
      <w:pPr>
        <w:pStyle w:val="Default"/>
        <w:rPr>
          <w:b/>
          <w:color w:val="auto"/>
          <w:sz w:val="22"/>
          <w:szCs w:val="22"/>
          <w:u w:val="single"/>
        </w:rPr>
      </w:pPr>
      <w:r w:rsidRPr="0001070F">
        <w:rPr>
          <w:b/>
          <w:color w:val="auto"/>
          <w:sz w:val="22"/>
          <w:szCs w:val="22"/>
          <w:u w:val="single"/>
        </w:rPr>
        <w:t xml:space="preserve">What is my cancer risk if I have </w:t>
      </w:r>
      <w:r w:rsidR="00F84130" w:rsidRPr="0001070F">
        <w:rPr>
          <w:b/>
          <w:color w:val="auto"/>
          <w:sz w:val="22"/>
          <w:szCs w:val="22"/>
          <w:u w:val="single"/>
        </w:rPr>
        <w:t>MSH1</w:t>
      </w:r>
      <w:r w:rsidRPr="0001070F">
        <w:rPr>
          <w:b/>
          <w:color w:val="auto"/>
          <w:sz w:val="22"/>
          <w:szCs w:val="22"/>
          <w:u w:val="single"/>
        </w:rPr>
        <w:t xml:space="preserve"> Lynch syndrome?</w:t>
      </w:r>
    </w:p>
    <w:p w14:paraId="7B403F1F" w14:textId="41B75A8E" w:rsidR="00E004FA" w:rsidRPr="0001070F" w:rsidRDefault="00E004FA" w:rsidP="002447C8">
      <w:pPr>
        <w:pStyle w:val="Default"/>
        <w:rPr>
          <w:rFonts w:eastAsia="Times New Roman"/>
          <w:b/>
          <w:color w:val="auto"/>
          <w:sz w:val="22"/>
          <w:szCs w:val="22"/>
          <w:u w:val="single"/>
        </w:rPr>
      </w:pPr>
      <w:r w:rsidRPr="0001070F">
        <w:rPr>
          <w:rFonts w:eastAsia="Times New Roman"/>
          <w:b/>
          <w:color w:val="auto"/>
          <w:sz w:val="22"/>
          <w:szCs w:val="22"/>
          <w:u w:val="single"/>
        </w:rPr>
        <w:t>MSH1 Cancer Risk:</w:t>
      </w:r>
    </w:p>
    <w:p w14:paraId="6AC28A43" w14:textId="22CE19E9" w:rsidR="00E004FA" w:rsidRPr="0001070F" w:rsidRDefault="00E004FA" w:rsidP="002447C8">
      <w:pPr>
        <w:pStyle w:val="Default"/>
        <w:rPr>
          <w:color w:val="auto"/>
          <w:sz w:val="22"/>
          <w:szCs w:val="22"/>
        </w:rPr>
      </w:pPr>
      <w:r w:rsidRPr="0001070F">
        <w:rPr>
          <w:rFonts w:eastAsia="Times New Roman"/>
          <w:color w:val="auto"/>
          <w:sz w:val="22"/>
          <w:szCs w:val="22"/>
        </w:rPr>
        <w:t xml:space="preserve">Mutations in </w:t>
      </w:r>
      <w:r w:rsidRPr="0001070F">
        <w:rPr>
          <w:rFonts w:eastAsia="Times New Roman"/>
          <w:b/>
          <w:bCs/>
          <w:i/>
          <w:color w:val="auto"/>
          <w:sz w:val="22"/>
          <w:szCs w:val="22"/>
        </w:rPr>
        <w:t>MSH1</w:t>
      </w:r>
      <w:r w:rsidRPr="0001070F">
        <w:rPr>
          <w:rFonts w:eastAsia="Times New Roman"/>
          <w:i/>
          <w:color w:val="auto"/>
          <w:sz w:val="22"/>
          <w:szCs w:val="22"/>
        </w:rPr>
        <w:t xml:space="preserve"> </w:t>
      </w:r>
      <w:r w:rsidRPr="0001070F">
        <w:rPr>
          <w:rFonts w:eastAsia="Times New Roman"/>
          <w:color w:val="auto"/>
          <w:sz w:val="22"/>
          <w:szCs w:val="22"/>
        </w:rPr>
        <w:t xml:space="preserve">cause Lynch syndrome, </w:t>
      </w:r>
      <w:r w:rsidRPr="0001070F">
        <w:rPr>
          <w:color w:val="auto"/>
          <w:sz w:val="22"/>
          <w:szCs w:val="22"/>
        </w:rPr>
        <w:t xml:space="preserve">which is a hereditary predisposition to gastrointestinal and gynecologic cancers. </w:t>
      </w:r>
    </w:p>
    <w:p w14:paraId="752302C5" w14:textId="7F22BAA2" w:rsidR="00E004FA" w:rsidRPr="0001070F" w:rsidRDefault="00E004FA" w:rsidP="002447C8">
      <w:pPr>
        <w:pStyle w:val="Default"/>
        <w:rPr>
          <w:rFonts w:eastAsia="Times New Roman"/>
          <w:bCs/>
          <w:color w:val="auto"/>
          <w:sz w:val="22"/>
          <w:szCs w:val="22"/>
        </w:rPr>
      </w:pPr>
      <w:r w:rsidRPr="0001070F">
        <w:rPr>
          <w:rFonts w:eastAsia="Times New Roman"/>
          <w:bCs/>
          <w:color w:val="auto"/>
          <w:sz w:val="22"/>
          <w:szCs w:val="22"/>
        </w:rPr>
        <w:t xml:space="preserve">Lifetime risk (measured to age 80) is estimated to be 46-61% for colorectal cancer, 34-54% for endometrial cancer, 4-20% for ovarian cancer, </w:t>
      </w:r>
      <w:r w:rsidR="0023279E" w:rsidRPr="0001070F">
        <w:rPr>
          <w:rFonts w:eastAsia="Times New Roman"/>
          <w:bCs/>
          <w:color w:val="auto"/>
          <w:sz w:val="22"/>
          <w:szCs w:val="22"/>
        </w:rPr>
        <w:t>5-7%</w:t>
      </w:r>
      <w:r w:rsidRPr="0001070F">
        <w:rPr>
          <w:rFonts w:eastAsia="Times New Roman"/>
          <w:bCs/>
          <w:color w:val="auto"/>
          <w:sz w:val="22"/>
          <w:szCs w:val="22"/>
        </w:rPr>
        <w:t>% for gastric</w:t>
      </w:r>
      <w:r w:rsidR="0023279E" w:rsidRPr="0001070F">
        <w:rPr>
          <w:rFonts w:eastAsia="Times New Roman"/>
          <w:bCs/>
          <w:color w:val="auto"/>
          <w:sz w:val="22"/>
          <w:szCs w:val="22"/>
        </w:rPr>
        <w:t xml:space="preserve"> cancer</w:t>
      </w:r>
      <w:r w:rsidRPr="0001070F">
        <w:rPr>
          <w:rFonts w:eastAsia="Times New Roman"/>
          <w:bCs/>
          <w:color w:val="auto"/>
          <w:sz w:val="22"/>
          <w:szCs w:val="22"/>
        </w:rPr>
        <w:t xml:space="preserve">, </w:t>
      </w:r>
      <w:r w:rsidR="0023279E" w:rsidRPr="0001070F">
        <w:rPr>
          <w:rFonts w:eastAsia="Times New Roman"/>
          <w:bCs/>
          <w:color w:val="auto"/>
          <w:sz w:val="22"/>
          <w:szCs w:val="22"/>
        </w:rPr>
        <w:t>0.4</w:t>
      </w:r>
      <w:r w:rsidRPr="0001070F">
        <w:rPr>
          <w:rFonts w:eastAsia="Times New Roman"/>
          <w:bCs/>
          <w:color w:val="auto"/>
          <w:sz w:val="22"/>
          <w:szCs w:val="22"/>
        </w:rPr>
        <w:t>%-1</w:t>
      </w:r>
      <w:r w:rsidR="0023279E" w:rsidRPr="0001070F">
        <w:rPr>
          <w:rFonts w:eastAsia="Times New Roman"/>
          <w:bCs/>
          <w:color w:val="auto"/>
          <w:sz w:val="22"/>
          <w:szCs w:val="22"/>
        </w:rPr>
        <w:t>1</w:t>
      </w:r>
      <w:r w:rsidRPr="0001070F">
        <w:rPr>
          <w:rFonts w:eastAsia="Times New Roman"/>
          <w:bCs/>
          <w:color w:val="auto"/>
          <w:sz w:val="22"/>
          <w:szCs w:val="22"/>
        </w:rPr>
        <w:t xml:space="preserve">% for small bowel, </w:t>
      </w:r>
      <w:r w:rsidR="0023279E" w:rsidRPr="0001070F">
        <w:rPr>
          <w:rFonts w:eastAsia="Times New Roman"/>
          <w:bCs/>
          <w:color w:val="auto"/>
          <w:sz w:val="22"/>
          <w:szCs w:val="22"/>
        </w:rPr>
        <w:t>2-7%</w:t>
      </w:r>
      <w:r w:rsidRPr="0001070F">
        <w:rPr>
          <w:rFonts w:eastAsia="Times New Roman"/>
          <w:bCs/>
          <w:color w:val="auto"/>
          <w:sz w:val="22"/>
          <w:szCs w:val="22"/>
        </w:rPr>
        <w:t xml:space="preserve">% for bladder, </w:t>
      </w:r>
      <w:r w:rsidR="0023279E" w:rsidRPr="0001070F">
        <w:rPr>
          <w:rFonts w:eastAsia="Times New Roman"/>
          <w:bCs/>
          <w:color w:val="auto"/>
          <w:sz w:val="22"/>
          <w:szCs w:val="22"/>
        </w:rPr>
        <w:t>6.2% for pancreatic cancer, 1.9-3.7% f</w:t>
      </w:r>
      <w:r w:rsidR="00F84130" w:rsidRPr="0001070F">
        <w:rPr>
          <w:rFonts w:eastAsia="Times New Roman"/>
          <w:bCs/>
          <w:color w:val="auto"/>
          <w:sz w:val="22"/>
          <w:szCs w:val="22"/>
        </w:rPr>
        <w:t>o</w:t>
      </w:r>
      <w:r w:rsidR="0023279E" w:rsidRPr="0001070F">
        <w:rPr>
          <w:rFonts w:eastAsia="Times New Roman"/>
          <w:bCs/>
          <w:color w:val="auto"/>
          <w:sz w:val="22"/>
          <w:szCs w:val="22"/>
        </w:rPr>
        <w:t xml:space="preserve">r biliary cancer, 0.7-1.7% for brain cancer </w:t>
      </w:r>
      <w:r w:rsidRPr="0001070F">
        <w:rPr>
          <w:rFonts w:eastAsia="Times New Roman"/>
          <w:bCs/>
          <w:color w:val="auto"/>
          <w:sz w:val="22"/>
          <w:szCs w:val="22"/>
        </w:rPr>
        <w:t xml:space="preserve">and </w:t>
      </w:r>
      <w:r w:rsidR="0023279E" w:rsidRPr="0001070F">
        <w:rPr>
          <w:rFonts w:eastAsia="Times New Roman"/>
          <w:bCs/>
          <w:color w:val="auto"/>
          <w:sz w:val="22"/>
          <w:szCs w:val="22"/>
        </w:rPr>
        <w:t>0.2-5%</w:t>
      </w:r>
      <w:r w:rsidRPr="0001070F">
        <w:rPr>
          <w:rFonts w:eastAsia="Times New Roman"/>
          <w:bCs/>
          <w:color w:val="auto"/>
          <w:sz w:val="22"/>
          <w:szCs w:val="22"/>
        </w:rPr>
        <w:t xml:space="preserve"> for </w:t>
      </w:r>
      <w:r w:rsidR="0023279E" w:rsidRPr="0001070F">
        <w:rPr>
          <w:rFonts w:eastAsia="Times New Roman"/>
          <w:bCs/>
          <w:color w:val="auto"/>
          <w:sz w:val="22"/>
          <w:szCs w:val="22"/>
        </w:rPr>
        <w:t xml:space="preserve">cancer of the </w:t>
      </w:r>
      <w:r w:rsidRPr="0001070F">
        <w:rPr>
          <w:rFonts w:eastAsia="Times New Roman"/>
          <w:bCs/>
          <w:color w:val="auto"/>
          <w:sz w:val="22"/>
          <w:szCs w:val="22"/>
        </w:rPr>
        <w:t>renal pelvis</w:t>
      </w:r>
      <w:r w:rsidR="0023279E" w:rsidRPr="0001070F">
        <w:rPr>
          <w:rFonts w:eastAsia="Times New Roman"/>
          <w:bCs/>
          <w:color w:val="auto"/>
          <w:sz w:val="22"/>
          <w:szCs w:val="22"/>
        </w:rPr>
        <w:t xml:space="preserve"> and or ureter</w:t>
      </w:r>
      <w:r w:rsidRPr="0001070F">
        <w:rPr>
          <w:rFonts w:eastAsia="Times New Roman"/>
          <w:bCs/>
          <w:color w:val="auto"/>
          <w:sz w:val="22"/>
          <w:szCs w:val="22"/>
        </w:rPr>
        <w:t xml:space="preserve">. </w:t>
      </w:r>
      <w:r w:rsidR="00F84130" w:rsidRPr="0001070F">
        <w:rPr>
          <w:color w:val="auto"/>
          <w:sz w:val="22"/>
          <w:szCs w:val="22"/>
        </w:rPr>
        <w:t>Below is a table that lists the cancer risk estimates for</w:t>
      </w:r>
      <w:r w:rsidR="00F84130" w:rsidRPr="0001070F">
        <w:rPr>
          <w:b/>
          <w:bCs/>
          <w:color w:val="auto"/>
          <w:sz w:val="22"/>
          <w:szCs w:val="22"/>
        </w:rPr>
        <w:t xml:space="preserve"> </w:t>
      </w:r>
      <w:r w:rsidR="00F84130" w:rsidRPr="0001070F">
        <w:rPr>
          <w:b/>
          <w:bCs/>
          <w:i/>
          <w:color w:val="auto"/>
          <w:sz w:val="22"/>
          <w:szCs w:val="22"/>
        </w:rPr>
        <w:t>MSH1</w:t>
      </w:r>
      <w:r w:rsidR="00F84130" w:rsidRPr="0001070F">
        <w:rPr>
          <w:b/>
          <w:bCs/>
          <w:color w:val="auto"/>
          <w:sz w:val="22"/>
          <w:szCs w:val="22"/>
        </w:rPr>
        <w:t>.</w:t>
      </w:r>
      <w:r w:rsidR="00F84130" w:rsidRPr="0001070F">
        <w:rPr>
          <w:color w:val="auto"/>
          <w:sz w:val="22"/>
          <w:szCs w:val="22"/>
        </w:rPr>
        <w:t xml:space="preserve">  </w:t>
      </w:r>
      <w:r w:rsidR="00F84130" w:rsidRPr="0001070F">
        <w:rPr>
          <w:rFonts w:eastAsia="Times New Roman"/>
          <w:bCs/>
          <w:color w:val="auto"/>
          <w:sz w:val="22"/>
          <w:szCs w:val="22"/>
        </w:rPr>
        <w:t xml:space="preserve"> </w:t>
      </w:r>
    </w:p>
    <w:p w14:paraId="020D1FEA" w14:textId="77777777" w:rsidR="00B84853" w:rsidRPr="0001070F" w:rsidRDefault="00B84853" w:rsidP="002447C8">
      <w:pPr>
        <w:pStyle w:val="Default"/>
        <w:rPr>
          <w:rFonts w:eastAsia="Times New Roman"/>
          <w:bCs/>
          <w:color w:val="auto"/>
          <w:sz w:val="22"/>
          <w:szCs w:val="22"/>
        </w:rPr>
      </w:pPr>
    </w:p>
    <w:p w14:paraId="62709142" w14:textId="77777777" w:rsidR="00B84853" w:rsidRPr="0001070F" w:rsidRDefault="00B84853" w:rsidP="00B84853">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43B3F37F" w14:textId="77777777" w:rsidR="00B84853" w:rsidRPr="0001070F" w:rsidRDefault="00B84853" w:rsidP="002447C8">
      <w:pPr>
        <w:pStyle w:val="Default"/>
        <w:rPr>
          <w:rFonts w:eastAsia="Times New Roman"/>
          <w:bCs/>
          <w:color w:val="auto"/>
          <w:sz w:val="22"/>
          <w:szCs w:val="22"/>
        </w:rPr>
      </w:pPr>
    </w:p>
    <w:p w14:paraId="4B7225DA" w14:textId="77777777" w:rsidR="00E004FA" w:rsidRPr="0001070F" w:rsidRDefault="00E004FA" w:rsidP="002447C8">
      <w:pPr>
        <w:pStyle w:val="Default"/>
        <w:rPr>
          <w:color w:val="auto"/>
          <w:sz w:val="22"/>
          <w:szCs w:val="22"/>
        </w:rPr>
      </w:pPr>
    </w:p>
    <w:p w14:paraId="64932005" w14:textId="77777777" w:rsidR="00E004FA" w:rsidRPr="0001070F" w:rsidRDefault="00E004FA" w:rsidP="002447C8">
      <w:pPr>
        <w:pStyle w:val="Default"/>
        <w:rPr>
          <w:color w:val="auto"/>
          <w:sz w:val="22"/>
          <w:szCs w:val="22"/>
        </w:rPr>
      </w:pPr>
    </w:p>
    <w:p w14:paraId="1C5BCEA9" w14:textId="77777777" w:rsidR="00B433E1" w:rsidRPr="0001070F" w:rsidRDefault="00B433E1" w:rsidP="002447C8">
      <w:pPr>
        <w:pStyle w:val="BodyText"/>
      </w:pPr>
    </w:p>
    <w:p w14:paraId="0F1B182D" w14:textId="017CED5C" w:rsidR="00B433E1" w:rsidRPr="0001070F" w:rsidRDefault="00E004FA" w:rsidP="002447C8">
      <w:pPr>
        <w:pStyle w:val="Default"/>
        <w:rPr>
          <w:rFonts w:eastAsia="Times New Roman"/>
          <w:bCs/>
          <w:color w:val="auto"/>
          <w:sz w:val="22"/>
          <w:szCs w:val="22"/>
        </w:rPr>
      </w:pPr>
      <w:r w:rsidRPr="0001070F">
        <w:rPr>
          <w:rFonts w:eastAsia="Times New Roman"/>
          <w:bCs/>
          <w:noProof/>
          <w:color w:val="auto"/>
          <w:sz w:val="22"/>
          <w:szCs w:val="22"/>
        </w:rPr>
        <w:lastRenderedPageBreak/>
        <w:drawing>
          <wp:inline distT="0" distB="0" distL="0" distR="0" wp14:anchorId="30AA8830" wp14:editId="1FE6C347">
            <wp:extent cx="5943600" cy="5684520"/>
            <wp:effectExtent l="0" t="0" r="0" b="0"/>
            <wp:docPr id="183432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23489" name=""/>
                    <pic:cNvPicPr/>
                  </pic:nvPicPr>
                  <pic:blipFill>
                    <a:blip r:embed="rId21"/>
                    <a:stretch>
                      <a:fillRect/>
                    </a:stretch>
                  </pic:blipFill>
                  <pic:spPr>
                    <a:xfrm>
                      <a:off x="0" y="0"/>
                      <a:ext cx="5943600" cy="5684520"/>
                    </a:xfrm>
                    <a:prstGeom prst="rect">
                      <a:avLst/>
                    </a:prstGeom>
                  </pic:spPr>
                </pic:pic>
              </a:graphicData>
            </a:graphic>
          </wp:inline>
        </w:drawing>
      </w:r>
    </w:p>
    <w:p w14:paraId="1FE7E6D0" w14:textId="77777777" w:rsidR="00875734" w:rsidRPr="0001070F" w:rsidRDefault="00875734" w:rsidP="002447C8">
      <w:pPr>
        <w:pStyle w:val="BodyText"/>
        <w:rPr>
          <w:b/>
          <w:bCs/>
          <w:u w:val="single"/>
        </w:rPr>
      </w:pPr>
    </w:p>
    <w:p w14:paraId="3EBB57D4" w14:textId="77777777" w:rsidR="00C62A53" w:rsidRPr="0001070F" w:rsidRDefault="00C62A53" w:rsidP="002447C8">
      <w:pPr>
        <w:autoSpaceDE w:val="0"/>
        <w:autoSpaceDN w:val="0"/>
        <w:adjustRightInd w:val="0"/>
        <w:spacing w:after="0" w:line="240" w:lineRule="auto"/>
        <w:rPr>
          <w:rFonts w:ascii="Arial" w:hAnsi="Arial" w:cs="Arial"/>
          <w:kern w:val="0"/>
        </w:rPr>
      </w:pPr>
    </w:p>
    <w:p w14:paraId="3A689EB6" w14:textId="68065B3A" w:rsidR="00F84130" w:rsidRPr="0001070F" w:rsidRDefault="00F84130" w:rsidP="002447C8">
      <w:pPr>
        <w:pStyle w:val="Default"/>
        <w:rPr>
          <w:b/>
          <w:color w:val="auto"/>
          <w:sz w:val="22"/>
          <w:szCs w:val="22"/>
          <w:u w:val="single"/>
        </w:rPr>
      </w:pPr>
      <w:r w:rsidRPr="0001070F">
        <w:rPr>
          <w:b/>
          <w:color w:val="auto"/>
          <w:sz w:val="22"/>
          <w:szCs w:val="22"/>
          <w:u w:val="single"/>
        </w:rPr>
        <w:t>What is my cancer risk if I have MSH6 Lynch syndrome?</w:t>
      </w:r>
    </w:p>
    <w:p w14:paraId="13011A0B" w14:textId="53C5BB31" w:rsidR="00C62A53" w:rsidRPr="0001070F" w:rsidRDefault="00C62A53" w:rsidP="002447C8">
      <w:pPr>
        <w:autoSpaceDE w:val="0"/>
        <w:autoSpaceDN w:val="0"/>
        <w:adjustRightInd w:val="0"/>
        <w:spacing w:after="0" w:line="240" w:lineRule="auto"/>
        <w:rPr>
          <w:rFonts w:ascii="Arial" w:hAnsi="Arial" w:cs="Arial"/>
          <w:b/>
          <w:bCs/>
          <w:kern w:val="0"/>
          <w:u w:val="single"/>
        </w:rPr>
      </w:pPr>
      <w:r w:rsidRPr="0001070F">
        <w:rPr>
          <w:rFonts w:ascii="Arial" w:hAnsi="Arial" w:cs="Arial"/>
          <w:b/>
          <w:bCs/>
          <w:kern w:val="0"/>
          <w:u w:val="single"/>
        </w:rPr>
        <w:t xml:space="preserve">MSH6 mutation Cancer Risk: </w:t>
      </w:r>
    </w:p>
    <w:p w14:paraId="02F53E04" w14:textId="725EC558" w:rsidR="00A35FC9" w:rsidRPr="0001070F" w:rsidRDefault="00A35FC9" w:rsidP="002447C8">
      <w:pPr>
        <w:pStyle w:val="Default"/>
        <w:rPr>
          <w:bCs/>
          <w:color w:val="auto"/>
          <w:sz w:val="22"/>
          <w:szCs w:val="22"/>
        </w:rPr>
      </w:pPr>
      <w:r w:rsidRPr="0001070F">
        <w:rPr>
          <w:rFonts w:eastAsia="Times New Roman"/>
          <w:color w:val="auto"/>
          <w:sz w:val="22"/>
          <w:szCs w:val="22"/>
        </w:rPr>
        <w:t xml:space="preserve">Mutations in </w:t>
      </w:r>
      <w:r w:rsidRPr="0001070F">
        <w:rPr>
          <w:rFonts w:eastAsia="Times New Roman"/>
          <w:i/>
          <w:color w:val="auto"/>
          <w:sz w:val="22"/>
          <w:szCs w:val="22"/>
        </w:rPr>
        <w:t xml:space="preserve">MSH6 </w:t>
      </w:r>
      <w:r w:rsidRPr="0001070F">
        <w:rPr>
          <w:rFonts w:eastAsia="Times New Roman"/>
          <w:color w:val="auto"/>
          <w:sz w:val="22"/>
          <w:szCs w:val="22"/>
        </w:rPr>
        <w:t xml:space="preserve">cause Lynch syndrome, </w:t>
      </w:r>
      <w:r w:rsidRPr="0001070F">
        <w:rPr>
          <w:color w:val="auto"/>
          <w:sz w:val="22"/>
          <w:szCs w:val="22"/>
        </w:rPr>
        <w:t xml:space="preserve">which is a hereditary predisposition to gastrointestinal and gynecologic cancers. </w:t>
      </w:r>
    </w:p>
    <w:p w14:paraId="7744DBFB" w14:textId="77777777" w:rsidR="00DE026C" w:rsidRPr="0001070F" w:rsidRDefault="00DE026C" w:rsidP="002447C8">
      <w:pPr>
        <w:pStyle w:val="Default"/>
        <w:rPr>
          <w:color w:val="auto"/>
          <w:sz w:val="22"/>
          <w:szCs w:val="22"/>
        </w:rPr>
      </w:pPr>
    </w:p>
    <w:p w14:paraId="6D14E970" w14:textId="04403545" w:rsidR="00A35FC9" w:rsidRPr="0001070F" w:rsidRDefault="00A35FC9" w:rsidP="002447C8">
      <w:pPr>
        <w:pStyle w:val="Default"/>
        <w:rPr>
          <w:color w:val="auto"/>
          <w:sz w:val="22"/>
          <w:szCs w:val="22"/>
        </w:rPr>
      </w:pPr>
      <w:r w:rsidRPr="0001070F">
        <w:rPr>
          <w:color w:val="auto"/>
          <w:sz w:val="22"/>
          <w:szCs w:val="22"/>
        </w:rPr>
        <w:t xml:space="preserve">It is important to note that the overall cancer risks associated with mutations in </w:t>
      </w:r>
      <w:r w:rsidRPr="0001070F">
        <w:rPr>
          <w:b/>
          <w:bCs/>
          <w:i/>
          <w:iCs/>
          <w:color w:val="auto"/>
          <w:sz w:val="22"/>
          <w:szCs w:val="22"/>
        </w:rPr>
        <w:t xml:space="preserve">MSH6 </w:t>
      </w:r>
      <w:r w:rsidRPr="0001070F">
        <w:rPr>
          <w:color w:val="auto"/>
          <w:sz w:val="22"/>
          <w:szCs w:val="22"/>
        </w:rPr>
        <w:t xml:space="preserve">are lower than cancer risks associated with the other Lynch syndrome genes. Keep this in mind </w:t>
      </w:r>
      <w:r w:rsidR="00F84130" w:rsidRPr="0001070F">
        <w:rPr>
          <w:color w:val="auto"/>
          <w:sz w:val="22"/>
          <w:szCs w:val="22"/>
        </w:rPr>
        <w:t>if</w:t>
      </w:r>
      <w:r w:rsidRPr="0001070F">
        <w:rPr>
          <w:color w:val="auto"/>
          <w:sz w:val="22"/>
          <w:szCs w:val="22"/>
        </w:rPr>
        <w:t xml:space="preserve"> you read about Lynch syndrome online. </w:t>
      </w:r>
    </w:p>
    <w:p w14:paraId="5BC2EF5E" w14:textId="77777777" w:rsidR="00DE026C" w:rsidRPr="0001070F" w:rsidRDefault="00DE026C" w:rsidP="002447C8">
      <w:pPr>
        <w:pStyle w:val="Default"/>
        <w:rPr>
          <w:rFonts w:eastAsia="Times New Roman"/>
          <w:bCs/>
          <w:color w:val="auto"/>
          <w:sz w:val="22"/>
          <w:szCs w:val="22"/>
        </w:rPr>
      </w:pPr>
    </w:p>
    <w:p w14:paraId="2C339B00" w14:textId="27B81323" w:rsidR="00A35FC9" w:rsidRPr="0001070F" w:rsidRDefault="00A35FC9" w:rsidP="002447C8">
      <w:pPr>
        <w:pStyle w:val="Default"/>
        <w:rPr>
          <w:rFonts w:eastAsia="Times New Roman"/>
          <w:bCs/>
          <w:color w:val="auto"/>
          <w:sz w:val="22"/>
          <w:szCs w:val="22"/>
        </w:rPr>
      </w:pPr>
      <w:r w:rsidRPr="0001070F">
        <w:rPr>
          <w:rFonts w:eastAsia="Times New Roman"/>
          <w:bCs/>
          <w:color w:val="auto"/>
          <w:sz w:val="22"/>
          <w:szCs w:val="22"/>
        </w:rPr>
        <w:t xml:space="preserve">Lifetime risk </w:t>
      </w:r>
      <w:r w:rsidR="00DE026C" w:rsidRPr="0001070F">
        <w:rPr>
          <w:rFonts w:eastAsia="Times New Roman"/>
          <w:bCs/>
          <w:color w:val="auto"/>
          <w:sz w:val="22"/>
          <w:szCs w:val="22"/>
        </w:rPr>
        <w:t xml:space="preserve">for cancer by site </w:t>
      </w:r>
      <w:r w:rsidRPr="0001070F">
        <w:rPr>
          <w:rFonts w:eastAsia="Times New Roman"/>
          <w:bCs/>
          <w:color w:val="auto"/>
          <w:sz w:val="22"/>
          <w:szCs w:val="22"/>
        </w:rPr>
        <w:t xml:space="preserve">(measured to age 80) is estimated to be 10-44% for colorectal, </w:t>
      </w:r>
      <w:r w:rsidR="00DE026C" w:rsidRPr="0001070F">
        <w:rPr>
          <w:rFonts w:eastAsia="Times New Roman"/>
          <w:bCs/>
          <w:color w:val="auto"/>
          <w:sz w:val="22"/>
          <w:szCs w:val="22"/>
        </w:rPr>
        <w:t>16-49</w:t>
      </w:r>
      <w:r w:rsidRPr="0001070F">
        <w:rPr>
          <w:rFonts w:eastAsia="Times New Roman"/>
          <w:bCs/>
          <w:color w:val="auto"/>
          <w:sz w:val="22"/>
          <w:szCs w:val="22"/>
        </w:rPr>
        <w:t xml:space="preserve">% for endometrial, </w:t>
      </w:r>
      <w:r w:rsidR="00DE026C" w:rsidRPr="0001070F">
        <w:rPr>
          <w:rFonts w:eastAsia="Times New Roman"/>
          <w:bCs/>
          <w:color w:val="auto"/>
          <w:sz w:val="22"/>
          <w:szCs w:val="22"/>
        </w:rPr>
        <w:t>≤1-13</w:t>
      </w:r>
      <w:r w:rsidRPr="0001070F">
        <w:rPr>
          <w:rFonts w:eastAsia="Times New Roman"/>
          <w:bCs/>
          <w:color w:val="auto"/>
          <w:sz w:val="22"/>
          <w:szCs w:val="22"/>
        </w:rPr>
        <w:t xml:space="preserve">% for ovarian, </w:t>
      </w:r>
      <w:r w:rsidR="00DE026C" w:rsidRPr="0001070F">
        <w:rPr>
          <w:rFonts w:eastAsia="Times New Roman"/>
          <w:bCs/>
          <w:color w:val="auto"/>
          <w:sz w:val="22"/>
          <w:szCs w:val="22"/>
        </w:rPr>
        <w:t>2.5-11.6% for prostate,0.8-1.8 for brain</w:t>
      </w:r>
    </w:p>
    <w:p w14:paraId="52CE0A7E" w14:textId="77777777" w:rsidR="00A35FC9" w:rsidRPr="0001070F" w:rsidRDefault="00A35FC9" w:rsidP="002447C8">
      <w:pPr>
        <w:pStyle w:val="Default"/>
        <w:rPr>
          <w:rFonts w:eastAsia="Times New Roman"/>
          <w:bCs/>
          <w:color w:val="auto"/>
          <w:sz w:val="22"/>
          <w:szCs w:val="22"/>
        </w:rPr>
      </w:pPr>
    </w:p>
    <w:p w14:paraId="50BCD354" w14:textId="77777777" w:rsidR="00B84853" w:rsidRPr="0001070F" w:rsidRDefault="00DE026C" w:rsidP="002447C8">
      <w:pPr>
        <w:pStyle w:val="Default"/>
        <w:rPr>
          <w:color w:val="auto"/>
          <w:sz w:val="22"/>
          <w:szCs w:val="22"/>
        </w:rPr>
      </w:pPr>
      <w:r w:rsidRPr="0001070F">
        <w:rPr>
          <w:rFonts w:eastAsia="Times New Roman"/>
          <w:bCs/>
          <w:color w:val="auto"/>
          <w:sz w:val="22"/>
          <w:szCs w:val="22"/>
        </w:rPr>
        <w:lastRenderedPageBreak/>
        <w:t>≤1-7.9</w:t>
      </w:r>
      <w:r w:rsidR="00A35FC9" w:rsidRPr="0001070F">
        <w:rPr>
          <w:rFonts w:eastAsia="Times New Roman"/>
          <w:bCs/>
          <w:color w:val="auto"/>
          <w:sz w:val="22"/>
          <w:szCs w:val="22"/>
        </w:rPr>
        <w:t xml:space="preserve">% for gastric cancer, </w:t>
      </w:r>
      <w:r w:rsidRPr="0001070F">
        <w:rPr>
          <w:rFonts w:eastAsia="Times New Roman"/>
          <w:bCs/>
          <w:color w:val="auto"/>
          <w:sz w:val="22"/>
          <w:szCs w:val="22"/>
        </w:rPr>
        <w:t>≤</w:t>
      </w:r>
      <w:r w:rsidR="00A35FC9" w:rsidRPr="0001070F">
        <w:rPr>
          <w:rFonts w:eastAsia="Times New Roman"/>
          <w:bCs/>
          <w:color w:val="auto"/>
          <w:sz w:val="22"/>
          <w:szCs w:val="22"/>
        </w:rPr>
        <w:t>1</w:t>
      </w:r>
      <w:r w:rsidRPr="0001070F">
        <w:rPr>
          <w:rFonts w:eastAsia="Times New Roman"/>
          <w:bCs/>
          <w:color w:val="auto"/>
          <w:sz w:val="22"/>
          <w:szCs w:val="22"/>
        </w:rPr>
        <w:t>-4</w:t>
      </w:r>
      <w:r w:rsidR="00A35FC9" w:rsidRPr="0001070F">
        <w:rPr>
          <w:rFonts w:eastAsia="Times New Roman"/>
          <w:bCs/>
          <w:color w:val="auto"/>
          <w:sz w:val="22"/>
          <w:szCs w:val="22"/>
        </w:rPr>
        <w:t xml:space="preserve">% for small bowel, </w:t>
      </w:r>
      <w:r w:rsidRPr="0001070F">
        <w:rPr>
          <w:rFonts w:eastAsia="Times New Roman"/>
          <w:bCs/>
          <w:color w:val="auto"/>
          <w:sz w:val="22"/>
          <w:szCs w:val="22"/>
        </w:rPr>
        <w:t>1-8.2</w:t>
      </w:r>
      <w:r w:rsidR="00A35FC9" w:rsidRPr="0001070F">
        <w:rPr>
          <w:rFonts w:eastAsia="Times New Roman"/>
          <w:bCs/>
          <w:color w:val="auto"/>
          <w:sz w:val="22"/>
          <w:szCs w:val="22"/>
        </w:rPr>
        <w:t xml:space="preserve">% for bladder, </w:t>
      </w:r>
      <w:r w:rsidRPr="0001070F">
        <w:rPr>
          <w:rFonts w:eastAsia="Times New Roman"/>
          <w:bCs/>
          <w:color w:val="auto"/>
          <w:sz w:val="22"/>
          <w:szCs w:val="22"/>
        </w:rPr>
        <w:t>1.4-1.6</w:t>
      </w:r>
      <w:r w:rsidR="00A35FC9" w:rsidRPr="0001070F">
        <w:rPr>
          <w:rFonts w:eastAsia="Times New Roman"/>
          <w:bCs/>
          <w:color w:val="auto"/>
          <w:sz w:val="22"/>
          <w:szCs w:val="22"/>
        </w:rPr>
        <w:t xml:space="preserve">% for pancreatic cancer, </w:t>
      </w:r>
      <w:r w:rsidRPr="0001070F">
        <w:rPr>
          <w:rFonts w:eastAsia="Times New Roman"/>
          <w:bCs/>
          <w:color w:val="auto"/>
          <w:sz w:val="22"/>
          <w:szCs w:val="22"/>
        </w:rPr>
        <w:t>0.2-≤1</w:t>
      </w:r>
      <w:r w:rsidR="00A35FC9" w:rsidRPr="0001070F">
        <w:rPr>
          <w:rFonts w:eastAsia="Times New Roman"/>
          <w:bCs/>
          <w:color w:val="auto"/>
          <w:sz w:val="22"/>
          <w:szCs w:val="22"/>
        </w:rPr>
        <w:t>% f</w:t>
      </w:r>
      <w:r w:rsidRPr="0001070F">
        <w:rPr>
          <w:rFonts w:eastAsia="Times New Roman"/>
          <w:bCs/>
          <w:color w:val="auto"/>
          <w:sz w:val="22"/>
          <w:szCs w:val="22"/>
        </w:rPr>
        <w:t>o</w:t>
      </w:r>
      <w:r w:rsidR="00A35FC9" w:rsidRPr="0001070F">
        <w:rPr>
          <w:rFonts w:eastAsia="Times New Roman"/>
          <w:bCs/>
          <w:color w:val="auto"/>
          <w:sz w:val="22"/>
          <w:szCs w:val="22"/>
        </w:rPr>
        <w:t>r biliary cancer, 0.7-1.7% for brain cancer and 0.</w:t>
      </w:r>
      <w:r w:rsidRPr="0001070F">
        <w:rPr>
          <w:rFonts w:eastAsia="Times New Roman"/>
          <w:bCs/>
          <w:color w:val="auto"/>
          <w:sz w:val="22"/>
          <w:szCs w:val="22"/>
        </w:rPr>
        <w:t>7-5.5</w:t>
      </w:r>
      <w:r w:rsidR="00A35FC9" w:rsidRPr="0001070F">
        <w:rPr>
          <w:rFonts w:eastAsia="Times New Roman"/>
          <w:bCs/>
          <w:color w:val="auto"/>
          <w:sz w:val="22"/>
          <w:szCs w:val="22"/>
        </w:rPr>
        <w:t xml:space="preserve">% for cancer of the renal pelvis and or ureter. </w:t>
      </w:r>
      <w:r w:rsidR="00F84130" w:rsidRPr="0001070F">
        <w:rPr>
          <w:color w:val="auto"/>
          <w:sz w:val="22"/>
          <w:szCs w:val="22"/>
        </w:rPr>
        <w:t>Below is a table that lists the cancer risk estimates for</w:t>
      </w:r>
      <w:r w:rsidR="00F84130" w:rsidRPr="0001070F">
        <w:rPr>
          <w:b/>
          <w:bCs/>
          <w:color w:val="auto"/>
          <w:sz w:val="22"/>
          <w:szCs w:val="22"/>
        </w:rPr>
        <w:t xml:space="preserve"> </w:t>
      </w:r>
      <w:r w:rsidR="00F84130" w:rsidRPr="0001070F">
        <w:rPr>
          <w:b/>
          <w:bCs/>
          <w:i/>
          <w:color w:val="auto"/>
          <w:sz w:val="22"/>
          <w:szCs w:val="22"/>
        </w:rPr>
        <w:t>MSH6</w:t>
      </w:r>
      <w:r w:rsidR="00F84130" w:rsidRPr="0001070F">
        <w:rPr>
          <w:b/>
          <w:bCs/>
          <w:color w:val="auto"/>
          <w:sz w:val="22"/>
          <w:szCs w:val="22"/>
        </w:rPr>
        <w:t>.</w:t>
      </w:r>
      <w:r w:rsidR="00F84130" w:rsidRPr="0001070F">
        <w:rPr>
          <w:color w:val="auto"/>
          <w:sz w:val="22"/>
          <w:szCs w:val="22"/>
        </w:rPr>
        <w:t xml:space="preserve">  </w:t>
      </w:r>
    </w:p>
    <w:p w14:paraId="38C61080" w14:textId="77777777" w:rsidR="00B84853" w:rsidRPr="0001070F" w:rsidRDefault="00B84853" w:rsidP="002447C8">
      <w:pPr>
        <w:pStyle w:val="Default"/>
        <w:rPr>
          <w:color w:val="auto"/>
          <w:sz w:val="22"/>
          <w:szCs w:val="22"/>
        </w:rPr>
      </w:pPr>
    </w:p>
    <w:p w14:paraId="2C9E6302" w14:textId="77777777" w:rsidR="00B84853" w:rsidRPr="0001070F" w:rsidRDefault="00B84853" w:rsidP="00B84853">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45756627" w14:textId="7532CBEC" w:rsidR="00A35FC9" w:rsidRPr="0001070F" w:rsidRDefault="00F84130" w:rsidP="002447C8">
      <w:pPr>
        <w:pStyle w:val="Default"/>
        <w:rPr>
          <w:rFonts w:eastAsia="Times New Roman"/>
          <w:bCs/>
          <w:color w:val="auto"/>
          <w:sz w:val="22"/>
          <w:szCs w:val="22"/>
        </w:rPr>
      </w:pPr>
      <w:r w:rsidRPr="0001070F">
        <w:rPr>
          <w:rFonts w:eastAsia="Times New Roman"/>
          <w:bCs/>
          <w:color w:val="auto"/>
          <w:sz w:val="22"/>
          <w:szCs w:val="22"/>
        </w:rPr>
        <w:t xml:space="preserve"> </w:t>
      </w:r>
    </w:p>
    <w:p w14:paraId="4661ACEB" w14:textId="77777777" w:rsidR="00A35FC9" w:rsidRPr="0001070F" w:rsidRDefault="00A35FC9" w:rsidP="002447C8">
      <w:pPr>
        <w:pStyle w:val="Default"/>
        <w:rPr>
          <w:color w:val="auto"/>
          <w:sz w:val="22"/>
          <w:szCs w:val="22"/>
        </w:rPr>
      </w:pPr>
    </w:p>
    <w:p w14:paraId="173F3B1A" w14:textId="77777777" w:rsidR="00A35FC9" w:rsidRPr="0001070F" w:rsidRDefault="00A35FC9" w:rsidP="002447C8">
      <w:pPr>
        <w:pStyle w:val="Default"/>
        <w:rPr>
          <w:color w:val="auto"/>
          <w:sz w:val="22"/>
          <w:szCs w:val="22"/>
        </w:rPr>
      </w:pPr>
    </w:p>
    <w:p w14:paraId="5B96F36C" w14:textId="075AA923" w:rsidR="00A35FC9" w:rsidRPr="0001070F" w:rsidRDefault="00A35FC9" w:rsidP="002447C8">
      <w:pPr>
        <w:pStyle w:val="Default"/>
        <w:rPr>
          <w:color w:val="auto"/>
          <w:sz w:val="22"/>
          <w:szCs w:val="22"/>
        </w:rPr>
      </w:pPr>
      <w:r w:rsidRPr="0001070F">
        <w:rPr>
          <w:noProof/>
          <w:color w:val="auto"/>
          <w:sz w:val="22"/>
          <w:szCs w:val="22"/>
        </w:rPr>
        <w:drawing>
          <wp:inline distT="0" distB="0" distL="0" distR="0" wp14:anchorId="3C174BF4" wp14:editId="47D9035A">
            <wp:extent cx="5943600" cy="5224145"/>
            <wp:effectExtent l="0" t="0" r="0" b="0"/>
            <wp:docPr id="181457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79463" name=""/>
                    <pic:cNvPicPr/>
                  </pic:nvPicPr>
                  <pic:blipFill>
                    <a:blip r:embed="rId22"/>
                    <a:stretch>
                      <a:fillRect/>
                    </a:stretch>
                  </pic:blipFill>
                  <pic:spPr>
                    <a:xfrm>
                      <a:off x="0" y="0"/>
                      <a:ext cx="5943600" cy="5224145"/>
                    </a:xfrm>
                    <a:prstGeom prst="rect">
                      <a:avLst/>
                    </a:prstGeom>
                  </pic:spPr>
                </pic:pic>
              </a:graphicData>
            </a:graphic>
          </wp:inline>
        </w:drawing>
      </w:r>
    </w:p>
    <w:p w14:paraId="0B9EF2EB" w14:textId="77777777" w:rsidR="00833B69" w:rsidRPr="0001070F" w:rsidRDefault="00833B69" w:rsidP="002447C8">
      <w:pPr>
        <w:pStyle w:val="Default"/>
        <w:rPr>
          <w:rFonts w:eastAsia="Times New Roman"/>
          <w:bCs/>
          <w:color w:val="auto"/>
          <w:sz w:val="22"/>
          <w:szCs w:val="22"/>
        </w:rPr>
      </w:pPr>
    </w:p>
    <w:p w14:paraId="048F1B8A" w14:textId="77777777" w:rsidR="00E06997" w:rsidRPr="0001070F" w:rsidRDefault="00E06997" w:rsidP="002447C8">
      <w:pPr>
        <w:autoSpaceDE w:val="0"/>
        <w:autoSpaceDN w:val="0"/>
        <w:adjustRightInd w:val="0"/>
        <w:spacing w:after="0" w:line="240" w:lineRule="auto"/>
        <w:rPr>
          <w:rFonts w:ascii="Arial" w:hAnsi="Arial" w:cs="Arial"/>
          <w:b/>
          <w:bCs/>
          <w:kern w:val="0"/>
        </w:rPr>
      </w:pPr>
    </w:p>
    <w:p w14:paraId="69437EF3" w14:textId="587E5026" w:rsidR="00F84130" w:rsidRPr="0001070F" w:rsidRDefault="00F84130" w:rsidP="002447C8">
      <w:pPr>
        <w:pStyle w:val="Default"/>
        <w:rPr>
          <w:b/>
          <w:color w:val="auto"/>
          <w:sz w:val="22"/>
          <w:szCs w:val="22"/>
          <w:u w:val="single"/>
        </w:rPr>
      </w:pPr>
      <w:r w:rsidRPr="0001070F">
        <w:rPr>
          <w:b/>
          <w:color w:val="auto"/>
          <w:sz w:val="22"/>
          <w:szCs w:val="22"/>
          <w:u w:val="single"/>
        </w:rPr>
        <w:t>What is my cancer risk if I have BRCA2 Hereditary Breast and Ovarian Cancer syndrome?</w:t>
      </w:r>
    </w:p>
    <w:p w14:paraId="261DCC61" w14:textId="4E3F2BA9" w:rsidR="00341A24" w:rsidRPr="0001070F" w:rsidRDefault="00341A24" w:rsidP="002447C8">
      <w:pPr>
        <w:pStyle w:val="Default"/>
        <w:rPr>
          <w:rFonts w:eastAsia="Times New Roman"/>
          <w:b/>
          <w:color w:val="auto"/>
          <w:sz w:val="22"/>
          <w:szCs w:val="22"/>
          <w:u w:val="single"/>
        </w:rPr>
      </w:pPr>
      <w:r w:rsidRPr="0001070F">
        <w:rPr>
          <w:rFonts w:eastAsia="Times New Roman"/>
          <w:b/>
          <w:color w:val="auto"/>
          <w:sz w:val="22"/>
          <w:szCs w:val="22"/>
          <w:u w:val="single"/>
        </w:rPr>
        <w:t>BRCA2</w:t>
      </w:r>
      <w:r w:rsidR="001009C8" w:rsidRPr="0001070F">
        <w:rPr>
          <w:rFonts w:eastAsia="Times New Roman"/>
          <w:b/>
          <w:color w:val="auto"/>
          <w:sz w:val="22"/>
          <w:szCs w:val="22"/>
          <w:u w:val="single"/>
        </w:rPr>
        <w:t xml:space="preserve"> Cancer Risk</w:t>
      </w:r>
      <w:r w:rsidRPr="0001070F">
        <w:rPr>
          <w:rFonts w:eastAsia="Times New Roman"/>
          <w:b/>
          <w:color w:val="auto"/>
          <w:sz w:val="22"/>
          <w:szCs w:val="22"/>
          <w:u w:val="single"/>
        </w:rPr>
        <w:t>:</w:t>
      </w:r>
    </w:p>
    <w:p w14:paraId="21270A46" w14:textId="5D667ADE" w:rsidR="00770997" w:rsidRPr="0001070F" w:rsidRDefault="00341A24" w:rsidP="002447C8">
      <w:pPr>
        <w:pStyle w:val="Default"/>
        <w:rPr>
          <w:rFonts w:eastAsia="Times New Roman"/>
          <w:color w:val="auto"/>
          <w:sz w:val="22"/>
          <w:szCs w:val="22"/>
        </w:rPr>
      </w:pPr>
      <w:r w:rsidRPr="0001070F">
        <w:rPr>
          <w:color w:val="auto"/>
          <w:sz w:val="22"/>
          <w:szCs w:val="22"/>
        </w:rPr>
        <w:t xml:space="preserve">A pathogenic variant (mutation) was identified in </w:t>
      </w:r>
      <w:r w:rsidRPr="0001070F">
        <w:rPr>
          <w:b/>
          <w:bCs/>
          <w:i/>
          <w:color w:val="auto"/>
          <w:sz w:val="22"/>
          <w:szCs w:val="22"/>
        </w:rPr>
        <w:t>BRCA2</w:t>
      </w:r>
      <w:r w:rsidRPr="0001070F">
        <w:rPr>
          <w:color w:val="auto"/>
          <w:sz w:val="22"/>
          <w:szCs w:val="22"/>
        </w:rPr>
        <w:t xml:space="preserve">. </w:t>
      </w:r>
      <w:r w:rsidRPr="0001070F">
        <w:rPr>
          <w:rFonts w:eastAsia="Times New Roman"/>
          <w:color w:val="auto"/>
          <w:sz w:val="22"/>
          <w:szCs w:val="22"/>
        </w:rPr>
        <w:t xml:space="preserve">Mutations in </w:t>
      </w:r>
      <w:r w:rsidRPr="0001070F">
        <w:rPr>
          <w:rFonts w:eastAsia="Times New Roman"/>
          <w:i/>
          <w:color w:val="auto"/>
          <w:sz w:val="22"/>
          <w:szCs w:val="22"/>
        </w:rPr>
        <w:t>BRCA2</w:t>
      </w:r>
      <w:r w:rsidRPr="0001070F">
        <w:rPr>
          <w:rFonts w:eastAsia="Times New Roman"/>
          <w:color w:val="auto"/>
          <w:sz w:val="22"/>
          <w:szCs w:val="22"/>
        </w:rPr>
        <w:t xml:space="preserve"> cause Hereditary Breast and Ovarian Cancer syndrome (HBOC), a</w:t>
      </w:r>
      <w:r w:rsidR="00770997" w:rsidRPr="0001070F">
        <w:rPr>
          <w:rFonts w:eastAsia="Times New Roman"/>
          <w:color w:val="auto"/>
          <w:sz w:val="22"/>
          <w:szCs w:val="22"/>
        </w:rPr>
        <w:t>n inherited</w:t>
      </w:r>
      <w:r w:rsidRPr="0001070F">
        <w:rPr>
          <w:rFonts w:eastAsia="Times New Roman"/>
          <w:color w:val="auto"/>
          <w:sz w:val="22"/>
          <w:szCs w:val="22"/>
        </w:rPr>
        <w:t xml:space="preserve"> predisposition to breast and ovarian cancer in women and male breast and prostate cancer in men. </w:t>
      </w:r>
    </w:p>
    <w:p w14:paraId="578E7510" w14:textId="77777777" w:rsidR="002447C8" w:rsidRPr="0001070F" w:rsidRDefault="002447C8" w:rsidP="002447C8">
      <w:pPr>
        <w:pStyle w:val="Default"/>
        <w:rPr>
          <w:rFonts w:eastAsia="Times New Roman"/>
          <w:color w:val="auto"/>
          <w:sz w:val="22"/>
          <w:szCs w:val="22"/>
        </w:rPr>
      </w:pPr>
    </w:p>
    <w:p w14:paraId="35C768CE" w14:textId="3F847522" w:rsidR="00770997" w:rsidRPr="0001070F" w:rsidRDefault="00770997" w:rsidP="002447C8">
      <w:pPr>
        <w:pStyle w:val="Default"/>
        <w:rPr>
          <w:rFonts w:eastAsia="Times New Roman"/>
          <w:color w:val="auto"/>
          <w:sz w:val="22"/>
          <w:szCs w:val="22"/>
        </w:rPr>
      </w:pPr>
      <w:r w:rsidRPr="0001070F">
        <w:rPr>
          <w:rFonts w:eastAsia="Times New Roman"/>
          <w:color w:val="auto"/>
          <w:sz w:val="22"/>
          <w:szCs w:val="22"/>
        </w:rPr>
        <w:lastRenderedPageBreak/>
        <w:t xml:space="preserve">For females, the lifetime absolute risk for breast cancer is 55-69%, and the absolute risk for ovarian cancer is </w:t>
      </w:r>
      <w:r w:rsidR="009F2709" w:rsidRPr="0001070F">
        <w:rPr>
          <w:rFonts w:eastAsia="Times New Roman"/>
          <w:color w:val="auto"/>
          <w:sz w:val="22"/>
          <w:szCs w:val="22"/>
        </w:rPr>
        <w:t>13-29</w:t>
      </w:r>
      <w:r w:rsidRPr="0001070F">
        <w:rPr>
          <w:rFonts w:eastAsia="Times New Roman"/>
          <w:color w:val="auto"/>
          <w:sz w:val="22"/>
          <w:szCs w:val="22"/>
        </w:rPr>
        <w:t>%</w:t>
      </w:r>
      <w:r w:rsidR="009F2709" w:rsidRPr="0001070F">
        <w:rPr>
          <w:rFonts w:eastAsia="Times New Roman"/>
          <w:color w:val="auto"/>
          <w:sz w:val="22"/>
          <w:szCs w:val="22"/>
        </w:rPr>
        <w:t>.</w:t>
      </w:r>
    </w:p>
    <w:p w14:paraId="6B27829C" w14:textId="77777777" w:rsidR="002447C8" w:rsidRPr="0001070F" w:rsidRDefault="002447C8" w:rsidP="002447C8">
      <w:pPr>
        <w:pStyle w:val="Default"/>
        <w:rPr>
          <w:rFonts w:eastAsia="Times New Roman"/>
          <w:color w:val="auto"/>
          <w:sz w:val="22"/>
          <w:szCs w:val="22"/>
        </w:rPr>
      </w:pPr>
    </w:p>
    <w:p w14:paraId="5A007ED5" w14:textId="0F2DCD3E" w:rsidR="009F2709" w:rsidRPr="0001070F" w:rsidRDefault="00341A24" w:rsidP="002447C8">
      <w:pPr>
        <w:pStyle w:val="Default"/>
        <w:rPr>
          <w:rFonts w:eastAsia="Times New Roman"/>
          <w:color w:val="auto"/>
          <w:sz w:val="22"/>
          <w:szCs w:val="22"/>
        </w:rPr>
      </w:pPr>
      <w:r w:rsidRPr="0001070F">
        <w:rPr>
          <w:rFonts w:eastAsia="Times New Roman"/>
          <w:color w:val="auto"/>
          <w:sz w:val="22"/>
          <w:szCs w:val="22"/>
        </w:rPr>
        <w:t xml:space="preserve">For males, the </w:t>
      </w:r>
      <w:r w:rsidR="009F2709" w:rsidRPr="0001070F">
        <w:rPr>
          <w:rFonts w:eastAsia="Times New Roman"/>
          <w:color w:val="auto"/>
          <w:sz w:val="22"/>
          <w:szCs w:val="22"/>
        </w:rPr>
        <w:t>risk</w:t>
      </w:r>
      <w:r w:rsidRPr="0001070F">
        <w:rPr>
          <w:rFonts w:eastAsia="Times New Roman"/>
          <w:color w:val="auto"/>
          <w:sz w:val="22"/>
          <w:szCs w:val="22"/>
        </w:rPr>
        <w:t xml:space="preserve"> (up to age 70) for breast cancer is estimated to be 1.8%-7.1% and the </w:t>
      </w:r>
      <w:r w:rsidR="009F2709" w:rsidRPr="0001070F">
        <w:rPr>
          <w:rFonts w:eastAsia="Times New Roman"/>
          <w:color w:val="auto"/>
          <w:sz w:val="22"/>
          <w:szCs w:val="22"/>
        </w:rPr>
        <w:t>risk</w:t>
      </w:r>
      <w:r w:rsidRPr="0001070F">
        <w:rPr>
          <w:rFonts w:eastAsia="Times New Roman"/>
          <w:color w:val="auto"/>
          <w:sz w:val="22"/>
          <w:szCs w:val="22"/>
        </w:rPr>
        <w:t xml:space="preserve"> (up to age 70) for prostate cancer is estimated to be 19%-61%. </w:t>
      </w:r>
    </w:p>
    <w:p w14:paraId="28561CA6" w14:textId="77777777" w:rsidR="009F2709" w:rsidRPr="0001070F" w:rsidRDefault="009F2709" w:rsidP="002447C8">
      <w:pPr>
        <w:pStyle w:val="Default"/>
        <w:rPr>
          <w:rFonts w:eastAsia="Times New Roman"/>
          <w:color w:val="auto"/>
          <w:sz w:val="22"/>
          <w:szCs w:val="22"/>
        </w:rPr>
      </w:pPr>
    </w:p>
    <w:p w14:paraId="66509B93" w14:textId="1C39D520" w:rsidR="00341A24" w:rsidRPr="0001070F" w:rsidRDefault="00341A24" w:rsidP="002447C8">
      <w:pPr>
        <w:pStyle w:val="Default"/>
        <w:rPr>
          <w:color w:val="auto"/>
          <w:sz w:val="22"/>
          <w:szCs w:val="22"/>
        </w:rPr>
      </w:pPr>
      <w:r w:rsidRPr="0001070F">
        <w:rPr>
          <w:color w:val="auto"/>
          <w:sz w:val="22"/>
          <w:szCs w:val="22"/>
        </w:rPr>
        <w:t>In addition, there is an increased risk for other types of cancer such as melanoma (~5%) and pancreatic cancer (</w:t>
      </w:r>
      <w:r w:rsidR="009F13B8" w:rsidRPr="0001070F">
        <w:rPr>
          <w:color w:val="auto"/>
          <w:sz w:val="22"/>
          <w:szCs w:val="22"/>
        </w:rPr>
        <w:t>5%-10</w:t>
      </w:r>
      <w:r w:rsidRPr="0001070F">
        <w:rPr>
          <w:color w:val="auto"/>
          <w:sz w:val="22"/>
          <w:szCs w:val="22"/>
        </w:rPr>
        <w:t>%).</w:t>
      </w:r>
    </w:p>
    <w:p w14:paraId="351A5971" w14:textId="77777777" w:rsidR="00B84853" w:rsidRPr="0001070F" w:rsidRDefault="00B84853" w:rsidP="002447C8">
      <w:pPr>
        <w:pStyle w:val="Default"/>
        <w:rPr>
          <w:color w:val="auto"/>
          <w:sz w:val="22"/>
          <w:szCs w:val="22"/>
        </w:rPr>
      </w:pPr>
    </w:p>
    <w:p w14:paraId="0F2035C8" w14:textId="603842F9" w:rsidR="00F266B8" w:rsidRPr="0001070F" w:rsidRDefault="00B84853" w:rsidP="0001070F">
      <w:pPr>
        <w:pStyle w:val="Default"/>
        <w:rPr>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59299EF6" w14:textId="77777777" w:rsidR="00F266B8" w:rsidRPr="0001070F" w:rsidRDefault="00F266B8" w:rsidP="002447C8">
      <w:pPr>
        <w:spacing w:after="0" w:line="240" w:lineRule="auto"/>
        <w:rPr>
          <w:rFonts w:ascii="Arial" w:eastAsia="Times New Roman" w:hAnsi="Arial" w:cs="Arial"/>
          <w:kern w:val="0"/>
          <w14:ligatures w14:val="none"/>
        </w:rPr>
      </w:pPr>
    </w:p>
    <w:p w14:paraId="23B766BF" w14:textId="3D24DEEC" w:rsidR="00F84130" w:rsidRPr="0001070F" w:rsidRDefault="00F84130" w:rsidP="002447C8">
      <w:pPr>
        <w:pStyle w:val="Default"/>
        <w:rPr>
          <w:b/>
          <w:color w:val="auto"/>
          <w:sz w:val="22"/>
          <w:szCs w:val="22"/>
          <w:u w:val="single"/>
        </w:rPr>
      </w:pPr>
      <w:r w:rsidRPr="0001070F">
        <w:rPr>
          <w:b/>
          <w:color w:val="auto"/>
          <w:sz w:val="22"/>
          <w:szCs w:val="22"/>
          <w:u w:val="single"/>
        </w:rPr>
        <w:t>What is my cancer risk if I have BRCA1 Hereditary Breast and Ovarian Cancer syndrome?</w:t>
      </w:r>
    </w:p>
    <w:p w14:paraId="4DED7235" w14:textId="7F4A4657" w:rsidR="00F84130" w:rsidRPr="0001070F" w:rsidRDefault="00F84130" w:rsidP="002447C8">
      <w:pPr>
        <w:pStyle w:val="Default"/>
        <w:rPr>
          <w:rFonts w:eastAsia="Times New Roman"/>
          <w:b/>
          <w:color w:val="auto"/>
          <w:sz w:val="22"/>
          <w:szCs w:val="22"/>
          <w:u w:val="single"/>
        </w:rPr>
      </w:pPr>
      <w:r w:rsidRPr="0001070F">
        <w:rPr>
          <w:rFonts w:eastAsia="Times New Roman"/>
          <w:b/>
          <w:color w:val="auto"/>
          <w:sz w:val="22"/>
          <w:szCs w:val="22"/>
          <w:u w:val="single"/>
        </w:rPr>
        <w:t>BRCA1 Cancer Risk:</w:t>
      </w:r>
    </w:p>
    <w:p w14:paraId="52331A0F" w14:textId="77777777" w:rsidR="009F13B8" w:rsidRPr="0001070F" w:rsidRDefault="00F84130" w:rsidP="002447C8">
      <w:pPr>
        <w:pStyle w:val="Default"/>
        <w:rPr>
          <w:rFonts w:eastAsia="Times New Roman"/>
          <w:color w:val="auto"/>
          <w:sz w:val="22"/>
          <w:szCs w:val="22"/>
        </w:rPr>
      </w:pPr>
      <w:r w:rsidRPr="0001070F">
        <w:rPr>
          <w:color w:val="auto"/>
          <w:sz w:val="22"/>
          <w:szCs w:val="22"/>
        </w:rPr>
        <w:t xml:space="preserve">A pathogenic variant (mutation) was identified in </w:t>
      </w:r>
      <w:r w:rsidRPr="0001070F">
        <w:rPr>
          <w:b/>
          <w:bCs/>
          <w:i/>
          <w:color w:val="auto"/>
          <w:sz w:val="22"/>
          <w:szCs w:val="22"/>
        </w:rPr>
        <w:t>BRCA1</w:t>
      </w:r>
      <w:r w:rsidRPr="0001070F">
        <w:rPr>
          <w:b/>
          <w:bCs/>
          <w:color w:val="auto"/>
          <w:sz w:val="22"/>
          <w:szCs w:val="22"/>
        </w:rPr>
        <w:t>.</w:t>
      </w:r>
      <w:r w:rsidRPr="0001070F">
        <w:rPr>
          <w:color w:val="auto"/>
          <w:sz w:val="22"/>
          <w:szCs w:val="22"/>
        </w:rPr>
        <w:t xml:space="preserve"> </w:t>
      </w:r>
      <w:r w:rsidRPr="0001070F">
        <w:rPr>
          <w:rFonts w:eastAsia="Times New Roman"/>
          <w:color w:val="auto"/>
          <w:sz w:val="22"/>
          <w:szCs w:val="22"/>
        </w:rPr>
        <w:t xml:space="preserve">Mutations in </w:t>
      </w:r>
      <w:r w:rsidRPr="0001070F">
        <w:rPr>
          <w:rFonts w:eastAsia="Times New Roman"/>
          <w:i/>
          <w:color w:val="auto"/>
          <w:sz w:val="22"/>
          <w:szCs w:val="22"/>
        </w:rPr>
        <w:t>BRCA</w:t>
      </w:r>
      <w:r w:rsidR="009F13B8" w:rsidRPr="0001070F">
        <w:rPr>
          <w:rFonts w:eastAsia="Times New Roman"/>
          <w:i/>
          <w:color w:val="auto"/>
          <w:sz w:val="22"/>
          <w:szCs w:val="22"/>
        </w:rPr>
        <w:t>1</w:t>
      </w:r>
      <w:r w:rsidRPr="0001070F">
        <w:rPr>
          <w:rFonts w:eastAsia="Times New Roman"/>
          <w:color w:val="auto"/>
          <w:sz w:val="22"/>
          <w:szCs w:val="22"/>
        </w:rPr>
        <w:t xml:space="preserve"> cause Hereditary Breast and Ovarian Cancer syndrome (HBOC), which is an inherited predisposition to breast and ovarian cancer in women and male breast and prostate cancer in men. </w:t>
      </w:r>
    </w:p>
    <w:p w14:paraId="58AF5B23" w14:textId="77777777" w:rsidR="009F13B8" w:rsidRPr="0001070F" w:rsidRDefault="009F13B8" w:rsidP="002447C8">
      <w:pPr>
        <w:pStyle w:val="Default"/>
        <w:rPr>
          <w:rFonts w:eastAsia="Times New Roman"/>
          <w:color w:val="auto"/>
          <w:sz w:val="22"/>
          <w:szCs w:val="22"/>
        </w:rPr>
      </w:pPr>
    </w:p>
    <w:p w14:paraId="2FAB5788" w14:textId="6CE43720" w:rsidR="009F13B8" w:rsidRPr="0001070F" w:rsidRDefault="009F13B8" w:rsidP="002447C8">
      <w:pPr>
        <w:pStyle w:val="Default"/>
        <w:rPr>
          <w:rFonts w:eastAsia="Times New Roman"/>
          <w:color w:val="auto"/>
          <w:sz w:val="22"/>
          <w:szCs w:val="22"/>
        </w:rPr>
      </w:pPr>
      <w:r w:rsidRPr="0001070F">
        <w:rPr>
          <w:rFonts w:eastAsia="Times New Roman"/>
          <w:color w:val="auto"/>
          <w:sz w:val="22"/>
          <w:szCs w:val="22"/>
        </w:rPr>
        <w:t>For females, the lifetime absolute risk for breast cancer is 60%-72%, and the absolute risk for ovarian cancer is 39%-58%.</w:t>
      </w:r>
    </w:p>
    <w:p w14:paraId="51CC8F89" w14:textId="77777777" w:rsidR="009F13B8" w:rsidRPr="0001070F" w:rsidRDefault="009F13B8" w:rsidP="002447C8">
      <w:pPr>
        <w:pStyle w:val="Default"/>
        <w:rPr>
          <w:rFonts w:eastAsia="Times New Roman"/>
          <w:color w:val="auto"/>
          <w:sz w:val="22"/>
          <w:szCs w:val="22"/>
        </w:rPr>
      </w:pPr>
    </w:p>
    <w:p w14:paraId="284E1901" w14:textId="77777777" w:rsidR="002447C8" w:rsidRPr="0001070F" w:rsidRDefault="00F84130" w:rsidP="002447C8">
      <w:pPr>
        <w:pStyle w:val="Default"/>
        <w:rPr>
          <w:rFonts w:eastAsia="Times New Roman"/>
          <w:color w:val="auto"/>
          <w:sz w:val="22"/>
          <w:szCs w:val="22"/>
        </w:rPr>
      </w:pPr>
      <w:r w:rsidRPr="0001070F">
        <w:rPr>
          <w:rFonts w:eastAsia="Times New Roman"/>
          <w:color w:val="auto"/>
          <w:sz w:val="22"/>
          <w:szCs w:val="22"/>
        </w:rPr>
        <w:t xml:space="preserve">For males, the </w:t>
      </w:r>
      <w:r w:rsidR="009F13B8" w:rsidRPr="0001070F">
        <w:rPr>
          <w:rFonts w:eastAsia="Times New Roman"/>
          <w:color w:val="auto"/>
          <w:sz w:val="22"/>
          <w:szCs w:val="22"/>
        </w:rPr>
        <w:t>risk</w:t>
      </w:r>
      <w:r w:rsidRPr="0001070F">
        <w:rPr>
          <w:rFonts w:eastAsia="Times New Roman"/>
          <w:color w:val="auto"/>
          <w:sz w:val="22"/>
          <w:szCs w:val="22"/>
        </w:rPr>
        <w:t xml:space="preserve"> (up to age 70) for breast cancer is estimated to be </w:t>
      </w:r>
      <w:r w:rsidR="009F13B8" w:rsidRPr="0001070F">
        <w:rPr>
          <w:rFonts w:eastAsia="Times New Roman"/>
          <w:color w:val="auto"/>
          <w:sz w:val="22"/>
          <w:szCs w:val="22"/>
        </w:rPr>
        <w:t>0.2%-1.2</w:t>
      </w:r>
      <w:r w:rsidRPr="0001070F">
        <w:rPr>
          <w:rFonts w:eastAsia="Times New Roman"/>
          <w:color w:val="auto"/>
          <w:sz w:val="22"/>
          <w:szCs w:val="22"/>
        </w:rPr>
        <w:t xml:space="preserve">% and the </w:t>
      </w:r>
      <w:r w:rsidR="009F13B8" w:rsidRPr="0001070F">
        <w:rPr>
          <w:rFonts w:eastAsia="Times New Roman"/>
          <w:color w:val="auto"/>
          <w:sz w:val="22"/>
          <w:szCs w:val="22"/>
        </w:rPr>
        <w:t xml:space="preserve">risk </w:t>
      </w:r>
      <w:r w:rsidRPr="0001070F">
        <w:rPr>
          <w:rFonts w:eastAsia="Times New Roman"/>
          <w:color w:val="auto"/>
          <w:sz w:val="22"/>
          <w:szCs w:val="22"/>
        </w:rPr>
        <w:t>(up to age 70</w:t>
      </w:r>
      <w:r w:rsidR="009F13B8" w:rsidRPr="0001070F">
        <w:rPr>
          <w:rFonts w:eastAsia="Times New Roman"/>
          <w:color w:val="auto"/>
          <w:sz w:val="22"/>
          <w:szCs w:val="22"/>
        </w:rPr>
        <w:t>)</w:t>
      </w:r>
      <w:r w:rsidRPr="0001070F">
        <w:rPr>
          <w:rFonts w:eastAsia="Times New Roman"/>
          <w:color w:val="auto"/>
          <w:sz w:val="22"/>
          <w:szCs w:val="22"/>
        </w:rPr>
        <w:t xml:space="preserve"> for prostate cancer is estimated to be </w:t>
      </w:r>
      <w:r w:rsidR="009F13B8" w:rsidRPr="0001070F">
        <w:rPr>
          <w:rFonts w:eastAsia="Times New Roman"/>
          <w:color w:val="auto"/>
          <w:sz w:val="22"/>
          <w:szCs w:val="22"/>
        </w:rPr>
        <w:t>7%-26</w:t>
      </w:r>
      <w:r w:rsidRPr="0001070F">
        <w:rPr>
          <w:rFonts w:eastAsia="Times New Roman"/>
          <w:color w:val="auto"/>
          <w:sz w:val="22"/>
          <w:szCs w:val="22"/>
        </w:rPr>
        <w:t xml:space="preserve">%. </w:t>
      </w:r>
    </w:p>
    <w:p w14:paraId="4E1645C8" w14:textId="77777777" w:rsidR="002447C8" w:rsidRPr="0001070F" w:rsidRDefault="002447C8" w:rsidP="002447C8">
      <w:pPr>
        <w:pStyle w:val="Default"/>
        <w:rPr>
          <w:rFonts w:eastAsia="Times New Roman"/>
          <w:color w:val="auto"/>
          <w:sz w:val="22"/>
          <w:szCs w:val="22"/>
        </w:rPr>
      </w:pPr>
    </w:p>
    <w:p w14:paraId="29434205" w14:textId="5721FDE6" w:rsidR="00F84130" w:rsidRPr="0001070F" w:rsidRDefault="00F84130" w:rsidP="002447C8">
      <w:pPr>
        <w:pStyle w:val="Default"/>
        <w:rPr>
          <w:color w:val="auto"/>
          <w:sz w:val="22"/>
          <w:szCs w:val="22"/>
        </w:rPr>
      </w:pPr>
      <w:r w:rsidRPr="0001070F">
        <w:rPr>
          <w:color w:val="auto"/>
          <w:sz w:val="22"/>
          <w:szCs w:val="22"/>
        </w:rPr>
        <w:t>In addition, there is an increased risk for other types of cancer such as pancreatic cancer (</w:t>
      </w:r>
      <w:r w:rsidR="009F13B8" w:rsidRPr="0001070F">
        <w:rPr>
          <w:color w:val="auto"/>
          <w:sz w:val="22"/>
          <w:szCs w:val="22"/>
        </w:rPr>
        <w:t>≤5</w:t>
      </w:r>
      <w:r w:rsidRPr="0001070F">
        <w:rPr>
          <w:color w:val="auto"/>
          <w:sz w:val="22"/>
          <w:szCs w:val="22"/>
        </w:rPr>
        <w:t xml:space="preserve">%). </w:t>
      </w:r>
    </w:p>
    <w:p w14:paraId="45EC4427" w14:textId="77777777" w:rsidR="00B84853" w:rsidRPr="0001070F" w:rsidRDefault="00B84853" w:rsidP="002447C8">
      <w:pPr>
        <w:pStyle w:val="Default"/>
        <w:rPr>
          <w:color w:val="auto"/>
          <w:sz w:val="22"/>
          <w:szCs w:val="22"/>
        </w:rPr>
      </w:pPr>
    </w:p>
    <w:p w14:paraId="38D7E219" w14:textId="23DE7F83" w:rsidR="00B84853" w:rsidRPr="0001070F" w:rsidRDefault="00B84853" w:rsidP="002447C8">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6E9BB3E0" w14:textId="77777777" w:rsidR="00341A24" w:rsidRPr="0001070F" w:rsidRDefault="00341A24" w:rsidP="002447C8">
      <w:pPr>
        <w:pStyle w:val="Default"/>
        <w:rPr>
          <w:bCs/>
          <w:color w:val="auto"/>
          <w:sz w:val="22"/>
          <w:szCs w:val="22"/>
        </w:rPr>
      </w:pPr>
    </w:p>
    <w:p w14:paraId="708FF805" w14:textId="6D5C15D8" w:rsidR="009F13B8" w:rsidRPr="0001070F" w:rsidRDefault="009F13B8" w:rsidP="002447C8">
      <w:pPr>
        <w:pStyle w:val="BodyText"/>
        <w:rPr>
          <w:b/>
          <w:bCs/>
          <w:u w:val="single"/>
        </w:rPr>
      </w:pPr>
      <w:r w:rsidRPr="0001070F">
        <w:rPr>
          <w:b/>
          <w:bCs/>
          <w:u w:val="single"/>
        </w:rPr>
        <w:t>What are the surveillance and prevention</w:t>
      </w:r>
      <w:r w:rsidR="00910FD5" w:rsidRPr="0001070F">
        <w:rPr>
          <w:b/>
          <w:bCs/>
          <w:u w:val="single"/>
        </w:rPr>
        <w:t>s</w:t>
      </w:r>
      <w:r w:rsidRPr="0001070F">
        <w:rPr>
          <w:b/>
          <w:bCs/>
          <w:u w:val="single"/>
        </w:rPr>
        <w:t xml:space="preserve"> I can take to reduce my risk of cancer or detecting cancer early if I have </w:t>
      </w:r>
      <w:proofErr w:type="gramStart"/>
      <w:r w:rsidRPr="0001070F">
        <w:rPr>
          <w:b/>
          <w:bCs/>
          <w:u w:val="single"/>
        </w:rPr>
        <w:t>a</w:t>
      </w:r>
      <w:proofErr w:type="gramEnd"/>
      <w:r w:rsidRPr="0001070F">
        <w:rPr>
          <w:b/>
          <w:bCs/>
          <w:u w:val="single"/>
        </w:rPr>
        <w:t xml:space="preserve"> EPCAM/</w:t>
      </w:r>
      <w:commentRangeStart w:id="31"/>
      <w:r w:rsidRPr="0001070F">
        <w:rPr>
          <w:b/>
          <w:bCs/>
          <w:u w:val="single"/>
        </w:rPr>
        <w:t>MSH2 mutation?</w:t>
      </w:r>
      <w:commentRangeEnd w:id="31"/>
      <w:r w:rsidR="00913B2E" w:rsidRPr="0001070F">
        <w:rPr>
          <w:rStyle w:val="CommentReference"/>
          <w:rFonts w:eastAsiaTheme="minorHAnsi"/>
          <w:kern w:val="2"/>
          <w:sz w:val="22"/>
          <w:szCs w:val="22"/>
          <w14:ligatures w14:val="standardContextual"/>
        </w:rPr>
        <w:commentReference w:id="31"/>
      </w:r>
    </w:p>
    <w:p w14:paraId="41FFBC38" w14:textId="77777777" w:rsidR="009F13B8" w:rsidRPr="0001070F" w:rsidRDefault="009F13B8" w:rsidP="002447C8">
      <w:pPr>
        <w:pStyle w:val="BodyText"/>
        <w:rPr>
          <w:b/>
          <w:bCs/>
          <w:u w:val="single"/>
        </w:rPr>
      </w:pPr>
    </w:p>
    <w:p w14:paraId="6C351219" w14:textId="6FFBC493" w:rsidR="001009C8" w:rsidRPr="0001070F" w:rsidRDefault="001009C8" w:rsidP="002447C8">
      <w:pPr>
        <w:pStyle w:val="BodyText"/>
        <w:rPr>
          <w:b/>
          <w:bCs/>
          <w:u w:val="single"/>
        </w:rPr>
      </w:pPr>
      <w:r w:rsidRPr="0001070F">
        <w:rPr>
          <w:b/>
          <w:bCs/>
          <w:u w:val="single"/>
        </w:rPr>
        <w:t>EPCAM/MSH2 mutation management</w:t>
      </w:r>
      <w:r w:rsidR="00E004FA" w:rsidRPr="0001070F">
        <w:rPr>
          <w:b/>
          <w:bCs/>
          <w:u w:val="single"/>
        </w:rPr>
        <w:t xml:space="preserve">, </w:t>
      </w:r>
      <w:r w:rsidRPr="0001070F">
        <w:rPr>
          <w:b/>
          <w:bCs/>
          <w:u w:val="single"/>
        </w:rPr>
        <w:t>surveillance</w:t>
      </w:r>
      <w:r w:rsidR="00E004FA" w:rsidRPr="0001070F">
        <w:rPr>
          <w:b/>
          <w:bCs/>
          <w:u w:val="single"/>
        </w:rPr>
        <w:t xml:space="preserve"> and prevention </w:t>
      </w:r>
      <w:r w:rsidR="009F13B8" w:rsidRPr="0001070F">
        <w:rPr>
          <w:b/>
          <w:bCs/>
          <w:u w:val="single"/>
        </w:rPr>
        <w:t>strategies</w:t>
      </w:r>
      <w:r w:rsidRPr="0001070F">
        <w:rPr>
          <w:b/>
          <w:bCs/>
          <w:u w:val="single"/>
        </w:rPr>
        <w:t>:</w:t>
      </w:r>
    </w:p>
    <w:p w14:paraId="794BEB3B" w14:textId="09145607" w:rsidR="001009C8" w:rsidRPr="0001070F" w:rsidRDefault="001009C8" w:rsidP="002447C8">
      <w:pPr>
        <w:pStyle w:val="BodyText"/>
      </w:pPr>
      <w:r w:rsidRPr="0001070F">
        <w:t xml:space="preserve">Recommendations for </w:t>
      </w:r>
      <w:bookmarkStart w:id="32" w:name="_Hlk184331064"/>
      <w:r w:rsidRPr="0001070F">
        <w:t xml:space="preserve">management and surveillance </w:t>
      </w:r>
      <w:bookmarkEnd w:id="32"/>
      <w:r w:rsidRPr="0001070F">
        <w:t xml:space="preserve">are based on your genetic test results and your personal/family history. </w:t>
      </w:r>
    </w:p>
    <w:p w14:paraId="708C2ADF" w14:textId="77777777" w:rsidR="001009C8" w:rsidRPr="0001070F" w:rsidRDefault="001009C8" w:rsidP="002447C8">
      <w:pPr>
        <w:adjustRightInd w:val="0"/>
        <w:spacing w:after="0" w:line="240" w:lineRule="auto"/>
        <w:rPr>
          <w:rFonts w:ascii="Arial" w:eastAsia="Times New Roman" w:hAnsi="Arial" w:cs="Arial"/>
          <w:b/>
        </w:rPr>
      </w:pPr>
    </w:p>
    <w:p w14:paraId="4C559157" w14:textId="0F0594ED" w:rsidR="001009C8" w:rsidRPr="0001070F" w:rsidRDefault="001009C8" w:rsidP="002447C8">
      <w:pPr>
        <w:adjustRightInd w:val="0"/>
        <w:spacing w:after="0" w:line="240" w:lineRule="auto"/>
        <w:rPr>
          <w:rFonts w:ascii="Arial" w:eastAsia="Times New Roman" w:hAnsi="Arial" w:cs="Arial"/>
          <w:b/>
        </w:rPr>
      </w:pPr>
      <w:r w:rsidRPr="0001070F">
        <w:rPr>
          <w:rFonts w:ascii="Arial" w:eastAsia="Times New Roman" w:hAnsi="Arial" w:cs="Arial"/>
          <w:b/>
        </w:rPr>
        <w:t>G</w:t>
      </w:r>
      <w:r w:rsidR="00901B7F" w:rsidRPr="0001070F">
        <w:rPr>
          <w:rFonts w:ascii="Arial" w:eastAsia="Times New Roman" w:hAnsi="Arial" w:cs="Arial"/>
          <w:b/>
        </w:rPr>
        <w:t>astrointestinal:</w:t>
      </w:r>
    </w:p>
    <w:p w14:paraId="16B5289B" w14:textId="7A789019" w:rsidR="001009C8" w:rsidRPr="0001070F" w:rsidRDefault="00901B7F" w:rsidP="002447C8">
      <w:pPr>
        <w:adjustRightInd w:val="0"/>
        <w:spacing w:after="0" w:line="240" w:lineRule="auto"/>
        <w:rPr>
          <w:rFonts w:ascii="Arial" w:hAnsi="Arial" w:cs="Arial"/>
        </w:rPr>
      </w:pPr>
      <w:r w:rsidRPr="0001070F">
        <w:rPr>
          <w:rFonts w:ascii="Arial" w:hAnsi="Arial" w:cs="Arial"/>
        </w:rPr>
        <w:t>I</w:t>
      </w:r>
      <w:r w:rsidR="001009C8" w:rsidRPr="0001070F">
        <w:rPr>
          <w:rFonts w:ascii="Arial" w:hAnsi="Arial" w:cs="Arial"/>
        </w:rPr>
        <w:t xml:space="preserve">ndividuals with </w:t>
      </w:r>
      <w:r w:rsidR="001009C8" w:rsidRPr="0001070F">
        <w:rPr>
          <w:rFonts w:ascii="Arial" w:hAnsi="Arial" w:cs="Arial"/>
          <w:b/>
          <w:bCs/>
          <w:i/>
        </w:rPr>
        <w:t>EPCAM/</w:t>
      </w:r>
      <w:r w:rsidR="001009C8" w:rsidRPr="0001070F">
        <w:rPr>
          <w:rFonts w:ascii="Arial" w:hAnsi="Arial" w:cs="Arial"/>
          <w:b/>
          <w:bCs/>
          <w:i/>
          <w:iCs/>
        </w:rPr>
        <w:t>MSH2</w:t>
      </w:r>
      <w:r w:rsidR="001009C8" w:rsidRPr="0001070F">
        <w:rPr>
          <w:rFonts w:ascii="Arial" w:hAnsi="Arial" w:cs="Arial"/>
          <w:i/>
          <w:iCs/>
        </w:rPr>
        <w:t xml:space="preserve"> </w:t>
      </w:r>
      <w:r w:rsidR="001009C8" w:rsidRPr="0001070F">
        <w:rPr>
          <w:rFonts w:ascii="Arial" w:hAnsi="Arial" w:cs="Arial"/>
        </w:rPr>
        <w:t xml:space="preserve">mutations are recommended to undergo colonoscopy screening every 1-2 years starting between ages 20-25 as well as upper endoscopy every 2-4 years starting between ages 30-40. </w:t>
      </w:r>
    </w:p>
    <w:p w14:paraId="023E2D0B" w14:textId="77777777" w:rsidR="000472DC" w:rsidRPr="0001070F" w:rsidRDefault="000472DC" w:rsidP="002447C8">
      <w:pPr>
        <w:adjustRightInd w:val="0"/>
        <w:spacing w:after="0" w:line="240" w:lineRule="auto"/>
        <w:rPr>
          <w:rFonts w:ascii="Arial" w:hAnsi="Arial" w:cs="Arial"/>
        </w:rPr>
      </w:pPr>
    </w:p>
    <w:p w14:paraId="4A54E895" w14:textId="077675A3" w:rsidR="000472DC" w:rsidRPr="0001070F" w:rsidRDefault="000472DC" w:rsidP="002447C8">
      <w:pPr>
        <w:adjustRightInd w:val="0"/>
        <w:spacing w:after="0" w:line="240" w:lineRule="auto"/>
        <w:rPr>
          <w:rFonts w:ascii="Arial" w:hAnsi="Arial" w:cs="Arial"/>
          <w:b/>
          <w:bCs/>
        </w:rPr>
      </w:pPr>
      <w:r w:rsidRPr="0001070F">
        <w:rPr>
          <w:rFonts w:ascii="Arial" w:hAnsi="Arial" w:cs="Arial"/>
          <w:b/>
          <w:bCs/>
        </w:rPr>
        <w:t>Gynecological:</w:t>
      </w:r>
      <w:r w:rsidR="00F453A7" w:rsidRPr="0001070F">
        <w:rPr>
          <w:rFonts w:ascii="Arial" w:hAnsi="Arial" w:cs="Arial"/>
          <w:b/>
          <w:bCs/>
        </w:rPr>
        <w:t xml:space="preserve"> </w:t>
      </w:r>
    </w:p>
    <w:p w14:paraId="692ABC6C" w14:textId="7E390897" w:rsidR="00F453A7" w:rsidRPr="0001070F" w:rsidRDefault="00F453A7" w:rsidP="00F453A7">
      <w:pPr>
        <w:autoSpaceDE w:val="0"/>
        <w:autoSpaceDN w:val="0"/>
        <w:adjustRightInd w:val="0"/>
        <w:spacing w:after="0" w:line="240" w:lineRule="auto"/>
        <w:rPr>
          <w:rFonts w:ascii="Arial" w:hAnsi="Arial" w:cs="Arial"/>
          <w:kern w:val="0"/>
        </w:rPr>
      </w:pPr>
      <w:r w:rsidRPr="0001070F">
        <w:rPr>
          <w:rFonts w:ascii="Arial" w:hAnsi="Arial" w:cs="Arial"/>
          <w:kern w:val="0"/>
        </w:rPr>
        <w:t>Individuals with</w:t>
      </w:r>
      <w:r w:rsidRPr="0001070F">
        <w:rPr>
          <w:rFonts w:ascii="Arial" w:hAnsi="Arial" w:cs="Arial"/>
          <w:b/>
          <w:bCs/>
          <w:kern w:val="0"/>
        </w:rPr>
        <w:t xml:space="preserve"> MSH2</w:t>
      </w:r>
      <w:r w:rsidRPr="0001070F">
        <w:rPr>
          <w:rFonts w:ascii="Arial" w:hAnsi="Arial" w:cs="Arial"/>
          <w:kern w:val="0"/>
        </w:rPr>
        <w:t>, have a higher risk of early endometrial and ovarian cancer</w:t>
      </w:r>
      <w:r w:rsidRPr="0001070F">
        <w:rPr>
          <w:rFonts w:ascii="Arial" w:eastAsia="Arial-ItalicMT" w:hAnsi="Arial" w:cs="Arial"/>
          <w:i/>
          <w:iCs/>
          <w:kern w:val="0"/>
        </w:rPr>
        <w:t xml:space="preserve">, </w:t>
      </w:r>
      <w:r w:rsidRPr="0001070F">
        <w:rPr>
          <w:rFonts w:ascii="Arial" w:hAnsi="Arial" w:cs="Arial"/>
          <w:b/>
          <w:bCs/>
          <w:kern w:val="0"/>
        </w:rPr>
        <w:t xml:space="preserve">Hysterectomy (surgical removal of the uterus) and bilateral </w:t>
      </w:r>
      <w:proofErr w:type="spellStart"/>
      <w:r w:rsidRPr="0001070F">
        <w:rPr>
          <w:rFonts w:ascii="Arial" w:hAnsi="Arial" w:cs="Arial"/>
          <w:b/>
          <w:bCs/>
          <w:kern w:val="0"/>
        </w:rPr>
        <w:t>salpingo</w:t>
      </w:r>
      <w:proofErr w:type="spellEnd"/>
      <w:r w:rsidRPr="0001070F">
        <w:rPr>
          <w:rFonts w:ascii="Arial" w:hAnsi="Arial" w:cs="Arial"/>
          <w:b/>
          <w:bCs/>
          <w:kern w:val="0"/>
        </w:rPr>
        <w:t>-oophorectomy (BSO), the removal of fallopian tubes and ovaries, may be considered starting at age 40</w:t>
      </w:r>
      <w:r w:rsidRPr="0001070F">
        <w:rPr>
          <w:rFonts w:ascii="Arial" w:hAnsi="Arial" w:cs="Arial"/>
          <w:kern w:val="0"/>
        </w:rPr>
        <w:t xml:space="preserve">. Hysterectomy </w:t>
      </w:r>
      <w:r w:rsidR="00EC08B2" w:rsidRPr="0001070F">
        <w:rPr>
          <w:rFonts w:ascii="Arial" w:hAnsi="Arial" w:cs="Arial"/>
          <w:kern w:val="0"/>
        </w:rPr>
        <w:t xml:space="preserve">and BSO </w:t>
      </w:r>
      <w:r w:rsidRPr="0001070F">
        <w:rPr>
          <w:rFonts w:ascii="Arial" w:hAnsi="Arial" w:cs="Arial"/>
          <w:kern w:val="0"/>
        </w:rPr>
        <w:t xml:space="preserve">can reduce the chance of developing endometrial </w:t>
      </w:r>
      <w:r w:rsidR="00EC08B2" w:rsidRPr="0001070F">
        <w:rPr>
          <w:rFonts w:ascii="Arial" w:hAnsi="Arial" w:cs="Arial"/>
          <w:kern w:val="0"/>
        </w:rPr>
        <w:t>and ovarian cancer</w:t>
      </w:r>
      <w:r w:rsidRPr="0001070F">
        <w:rPr>
          <w:rFonts w:ascii="Arial" w:hAnsi="Arial" w:cs="Arial"/>
          <w:kern w:val="0"/>
        </w:rPr>
        <w:t xml:space="preserve">. Therefore, hysterectomy is a risk-reducing option that can be </w:t>
      </w:r>
      <w:r w:rsidR="008143D3" w:rsidRPr="0001070F">
        <w:rPr>
          <w:rFonts w:ascii="Arial" w:hAnsi="Arial" w:cs="Arial"/>
          <w:kern w:val="0"/>
        </w:rPr>
        <w:t>discussed with your healthcare team</w:t>
      </w:r>
      <w:r w:rsidRPr="0001070F">
        <w:rPr>
          <w:rFonts w:ascii="Arial" w:hAnsi="Arial" w:cs="Arial"/>
          <w:kern w:val="0"/>
        </w:rPr>
        <w:t>.</w:t>
      </w:r>
    </w:p>
    <w:p w14:paraId="7952C12F" w14:textId="2AB725A3" w:rsidR="00F453A7" w:rsidRPr="0001070F" w:rsidRDefault="00F453A7" w:rsidP="00F453A7">
      <w:pPr>
        <w:autoSpaceDE w:val="0"/>
        <w:autoSpaceDN w:val="0"/>
        <w:adjustRightInd w:val="0"/>
        <w:spacing w:after="0" w:line="240" w:lineRule="auto"/>
        <w:rPr>
          <w:rFonts w:ascii="Arial" w:hAnsi="Arial" w:cs="Arial"/>
          <w:kern w:val="0"/>
        </w:rPr>
      </w:pPr>
      <w:r w:rsidRPr="0001070F">
        <w:rPr>
          <w:rFonts w:ascii="Arial" w:hAnsi="Arial" w:cs="Arial"/>
          <w:kern w:val="0"/>
        </w:rPr>
        <w:lastRenderedPageBreak/>
        <w:t>The timing of hysterectomy should be individualized based on whether childbearing is complete, comorbidities, family history, and the specific lynch syndrome gene, as risk for endometrial cancer varies by gene.</w:t>
      </w:r>
    </w:p>
    <w:p w14:paraId="2DB255DE" w14:textId="77777777" w:rsidR="00F453A7" w:rsidRPr="0001070F" w:rsidRDefault="00F453A7" w:rsidP="00F453A7">
      <w:pPr>
        <w:autoSpaceDE w:val="0"/>
        <w:autoSpaceDN w:val="0"/>
        <w:adjustRightInd w:val="0"/>
        <w:spacing w:after="0" w:line="240" w:lineRule="auto"/>
        <w:rPr>
          <w:rFonts w:ascii="Arial" w:hAnsi="Arial" w:cs="Arial"/>
          <w:kern w:val="0"/>
        </w:rPr>
      </w:pPr>
    </w:p>
    <w:p w14:paraId="1E42A10D" w14:textId="4AB22293" w:rsidR="00F453A7" w:rsidRPr="0001070F" w:rsidRDefault="008143D3" w:rsidP="008143D3">
      <w:pPr>
        <w:autoSpaceDE w:val="0"/>
        <w:autoSpaceDN w:val="0"/>
        <w:adjustRightInd w:val="0"/>
        <w:spacing w:after="0" w:line="240" w:lineRule="auto"/>
        <w:rPr>
          <w:rFonts w:ascii="Arial" w:hAnsi="Arial" w:cs="Arial"/>
          <w:kern w:val="0"/>
        </w:rPr>
      </w:pPr>
      <w:r w:rsidRPr="0001070F">
        <w:rPr>
          <w:rFonts w:ascii="Arial" w:hAnsi="Arial" w:cs="Arial"/>
          <w:kern w:val="0"/>
        </w:rPr>
        <w:t>After</w:t>
      </w:r>
      <w:r w:rsidR="00F453A7" w:rsidRPr="0001070F">
        <w:rPr>
          <w:rFonts w:ascii="Arial" w:hAnsi="Arial" w:cs="Arial"/>
          <w:kern w:val="0"/>
        </w:rPr>
        <w:t xml:space="preserve"> the removal of the ovaries, women experience premature menopause that can cause detriments to bone health, cardiovascular health, and generalized quality of lif</w:t>
      </w:r>
      <w:r w:rsidRPr="0001070F">
        <w:rPr>
          <w:rFonts w:ascii="Arial" w:hAnsi="Arial" w:cs="Arial"/>
          <w:kern w:val="0"/>
        </w:rPr>
        <w:t xml:space="preserve">e. Your physician </w:t>
      </w:r>
      <w:r w:rsidR="00EC08B2" w:rsidRPr="0001070F">
        <w:rPr>
          <w:rFonts w:ascii="Arial" w:hAnsi="Arial" w:cs="Arial"/>
          <w:kern w:val="0"/>
        </w:rPr>
        <w:t xml:space="preserve">may </w:t>
      </w:r>
      <w:r w:rsidRPr="0001070F">
        <w:rPr>
          <w:rFonts w:ascii="Arial" w:hAnsi="Arial" w:cs="Arial"/>
          <w:kern w:val="0"/>
        </w:rPr>
        <w:t xml:space="preserve">discuss with </w:t>
      </w:r>
      <w:proofErr w:type="gramStart"/>
      <w:r w:rsidRPr="0001070F">
        <w:rPr>
          <w:rFonts w:ascii="Arial" w:hAnsi="Arial" w:cs="Arial"/>
          <w:kern w:val="0"/>
        </w:rPr>
        <w:t>you</w:t>
      </w:r>
      <w:proofErr w:type="gramEnd"/>
      <w:r w:rsidRPr="0001070F">
        <w:rPr>
          <w:rFonts w:ascii="Arial" w:hAnsi="Arial" w:cs="Arial"/>
          <w:kern w:val="0"/>
        </w:rPr>
        <w:t xml:space="preserve"> </w:t>
      </w:r>
      <w:r w:rsidR="00F453A7" w:rsidRPr="0001070F">
        <w:rPr>
          <w:rFonts w:ascii="Arial" w:hAnsi="Arial" w:cs="Arial"/>
          <w:kern w:val="0"/>
        </w:rPr>
        <w:t>estrogen replacement therapy</w:t>
      </w:r>
      <w:r w:rsidRPr="0001070F">
        <w:rPr>
          <w:rFonts w:ascii="Arial" w:hAnsi="Arial" w:cs="Arial"/>
          <w:kern w:val="0"/>
        </w:rPr>
        <w:t xml:space="preserve"> if there are no medical conditions that would </w:t>
      </w:r>
      <w:r w:rsidR="00EC08B2" w:rsidRPr="0001070F">
        <w:rPr>
          <w:rFonts w:ascii="Arial" w:hAnsi="Arial" w:cs="Arial"/>
          <w:kern w:val="0"/>
        </w:rPr>
        <w:t>risk this</w:t>
      </w:r>
      <w:r w:rsidRPr="0001070F">
        <w:rPr>
          <w:rFonts w:ascii="Arial" w:hAnsi="Arial" w:cs="Arial"/>
          <w:kern w:val="0"/>
        </w:rPr>
        <w:t xml:space="preserve"> treatment </w:t>
      </w:r>
      <w:r w:rsidR="00EC08B2" w:rsidRPr="0001070F">
        <w:rPr>
          <w:rFonts w:ascii="Arial" w:hAnsi="Arial" w:cs="Arial"/>
          <w:kern w:val="0"/>
        </w:rPr>
        <w:t xml:space="preserve">being </w:t>
      </w:r>
      <w:r w:rsidRPr="0001070F">
        <w:rPr>
          <w:rFonts w:ascii="Arial" w:hAnsi="Arial" w:cs="Arial"/>
          <w:kern w:val="0"/>
        </w:rPr>
        <w:t xml:space="preserve">harmful. Women who have not undergone a hysterectomy may be </w:t>
      </w:r>
      <w:r w:rsidR="00EC08B2" w:rsidRPr="0001070F">
        <w:rPr>
          <w:rFonts w:ascii="Arial" w:hAnsi="Arial" w:cs="Arial"/>
          <w:kern w:val="0"/>
        </w:rPr>
        <w:t xml:space="preserve">consider </w:t>
      </w:r>
      <w:r w:rsidRPr="0001070F">
        <w:rPr>
          <w:rFonts w:ascii="Arial" w:hAnsi="Arial" w:cs="Arial"/>
          <w:kern w:val="0"/>
        </w:rPr>
        <w:t>s</w:t>
      </w:r>
      <w:r w:rsidR="00F453A7" w:rsidRPr="0001070F">
        <w:rPr>
          <w:rFonts w:ascii="Arial" w:hAnsi="Arial" w:cs="Arial"/>
          <w:kern w:val="0"/>
        </w:rPr>
        <w:t>creen</w:t>
      </w:r>
      <w:r w:rsidR="00EC08B2" w:rsidRPr="0001070F">
        <w:rPr>
          <w:rFonts w:ascii="Arial" w:hAnsi="Arial" w:cs="Arial"/>
          <w:kern w:val="0"/>
        </w:rPr>
        <w:t>ing</w:t>
      </w:r>
      <w:r w:rsidRPr="0001070F">
        <w:rPr>
          <w:rFonts w:ascii="Arial" w:hAnsi="Arial" w:cs="Arial"/>
          <w:kern w:val="0"/>
        </w:rPr>
        <w:t xml:space="preserve"> with an</w:t>
      </w:r>
      <w:r w:rsidR="00F453A7" w:rsidRPr="0001070F">
        <w:rPr>
          <w:rFonts w:ascii="Arial" w:hAnsi="Arial" w:cs="Arial"/>
          <w:kern w:val="0"/>
        </w:rPr>
        <w:t xml:space="preserve"> endometrial biopsy every 1–2 y</w:t>
      </w:r>
      <w:r w:rsidRPr="0001070F">
        <w:rPr>
          <w:rFonts w:ascii="Arial" w:hAnsi="Arial" w:cs="Arial"/>
          <w:kern w:val="0"/>
        </w:rPr>
        <w:t>ears</w:t>
      </w:r>
      <w:r w:rsidR="00F453A7" w:rsidRPr="0001070F">
        <w:rPr>
          <w:rFonts w:ascii="Arial" w:hAnsi="Arial" w:cs="Arial"/>
          <w:kern w:val="0"/>
        </w:rPr>
        <w:t xml:space="preserve"> starting at age 30–35.</w:t>
      </w:r>
    </w:p>
    <w:p w14:paraId="2A130D85" w14:textId="52885767" w:rsidR="00EC08B2" w:rsidRPr="0001070F" w:rsidRDefault="00EC08B2" w:rsidP="00EC08B2">
      <w:pPr>
        <w:autoSpaceDE w:val="0"/>
        <w:autoSpaceDN w:val="0"/>
        <w:adjustRightInd w:val="0"/>
        <w:spacing w:after="0" w:line="240" w:lineRule="auto"/>
        <w:rPr>
          <w:rFonts w:ascii="Arial" w:hAnsi="Arial" w:cs="Arial"/>
          <w:kern w:val="0"/>
        </w:rPr>
      </w:pPr>
      <w:r w:rsidRPr="0001070F">
        <w:rPr>
          <w:rFonts w:ascii="Arial" w:hAnsi="Arial" w:cs="Arial"/>
          <w:kern w:val="0"/>
        </w:rPr>
        <w:t>Salpingectomy (removal of the fallopian tubes) has been shown to reduce the risk of ovarian cancer in the general population and this is an option for patients with hereditary cancer risk who are not yet ready for oophorectomy (removal of the ovaries).</w:t>
      </w:r>
    </w:p>
    <w:p w14:paraId="1CF00E8D" w14:textId="5F461093" w:rsidR="00EC08B2" w:rsidRPr="0001070F" w:rsidRDefault="00EC08B2" w:rsidP="0001070F">
      <w:pPr>
        <w:autoSpaceDE w:val="0"/>
        <w:autoSpaceDN w:val="0"/>
        <w:adjustRightInd w:val="0"/>
        <w:spacing w:after="0" w:line="240" w:lineRule="auto"/>
        <w:rPr>
          <w:rFonts w:ascii="Arial" w:hAnsi="Arial" w:cs="Arial"/>
          <w:kern w:val="0"/>
        </w:rPr>
      </w:pPr>
      <w:r w:rsidRPr="0001070F">
        <w:rPr>
          <w:rFonts w:ascii="Arial" w:hAnsi="Arial" w:cs="Arial"/>
          <w:kern w:val="0"/>
        </w:rPr>
        <w:t xml:space="preserve">Your physician may consider risk-reduction agents for endometrial and ovarian cancers, including oral contraceptive pills and progestin intrauterine systems. </w:t>
      </w:r>
    </w:p>
    <w:p w14:paraId="76ECF891" w14:textId="77777777" w:rsidR="00F266B8" w:rsidRPr="0001070F" w:rsidRDefault="00F266B8" w:rsidP="002447C8">
      <w:pPr>
        <w:adjustRightInd w:val="0"/>
        <w:spacing w:after="0" w:line="240" w:lineRule="auto"/>
        <w:rPr>
          <w:rFonts w:ascii="Arial" w:eastAsia="Times New Roman" w:hAnsi="Arial" w:cs="Arial"/>
          <w:b/>
        </w:rPr>
      </w:pPr>
    </w:p>
    <w:p w14:paraId="3EE37423" w14:textId="2BEB24BC" w:rsidR="001009C8" w:rsidRPr="0001070F" w:rsidRDefault="001009C8" w:rsidP="002447C8">
      <w:pPr>
        <w:adjustRightInd w:val="0"/>
        <w:spacing w:after="0" w:line="240" w:lineRule="auto"/>
        <w:rPr>
          <w:rFonts w:ascii="Arial" w:eastAsia="Times New Roman" w:hAnsi="Arial" w:cs="Arial"/>
          <w:b/>
        </w:rPr>
      </w:pPr>
      <w:r w:rsidRPr="0001070F">
        <w:rPr>
          <w:rFonts w:ascii="Arial" w:eastAsia="Times New Roman" w:hAnsi="Arial" w:cs="Arial"/>
          <w:b/>
        </w:rPr>
        <w:t>Bladder</w:t>
      </w:r>
      <w:r w:rsidR="00901B7F" w:rsidRPr="0001070F">
        <w:rPr>
          <w:rFonts w:ascii="Arial" w:eastAsia="Times New Roman" w:hAnsi="Arial" w:cs="Arial"/>
          <w:b/>
        </w:rPr>
        <w:t>:</w:t>
      </w:r>
    </w:p>
    <w:p w14:paraId="36EB348A" w14:textId="6C7D9447" w:rsidR="001009C8" w:rsidRPr="0001070F" w:rsidRDefault="001009C8" w:rsidP="002447C8">
      <w:pPr>
        <w:adjustRightInd w:val="0"/>
        <w:spacing w:after="0" w:line="240" w:lineRule="auto"/>
        <w:rPr>
          <w:rFonts w:ascii="Arial" w:hAnsi="Arial" w:cs="Arial"/>
        </w:rPr>
      </w:pPr>
      <w:r w:rsidRPr="0001070F">
        <w:rPr>
          <w:rFonts w:ascii="Arial" w:hAnsi="Arial" w:cs="Arial"/>
          <w:b/>
        </w:rPr>
        <w:t>Annual urinalysis beginning between ages 30-35.</w:t>
      </w:r>
      <w:r w:rsidRPr="0001070F">
        <w:rPr>
          <w:rFonts w:ascii="Arial" w:hAnsi="Arial" w:cs="Arial"/>
        </w:rPr>
        <w:t xml:space="preserve"> This can be done at the time of your annual physical, please discuss </w:t>
      </w:r>
      <w:r w:rsidR="00901B7F" w:rsidRPr="0001070F">
        <w:rPr>
          <w:rFonts w:ascii="Arial" w:hAnsi="Arial" w:cs="Arial"/>
        </w:rPr>
        <w:t xml:space="preserve">this </w:t>
      </w:r>
      <w:r w:rsidRPr="0001070F">
        <w:rPr>
          <w:rFonts w:ascii="Arial" w:hAnsi="Arial" w:cs="Arial"/>
        </w:rPr>
        <w:t xml:space="preserve">with your primary care provider. </w:t>
      </w:r>
    </w:p>
    <w:p w14:paraId="784B5318" w14:textId="77777777" w:rsidR="001009C8" w:rsidRPr="0001070F" w:rsidRDefault="001009C8" w:rsidP="002447C8">
      <w:pPr>
        <w:adjustRightInd w:val="0"/>
        <w:spacing w:after="0" w:line="240" w:lineRule="auto"/>
        <w:rPr>
          <w:rFonts w:ascii="Arial" w:eastAsia="Times New Roman" w:hAnsi="Arial" w:cs="Arial"/>
        </w:rPr>
      </w:pPr>
    </w:p>
    <w:p w14:paraId="7CBFAC10" w14:textId="5DA0F1CD" w:rsidR="001009C8" w:rsidRPr="0001070F" w:rsidRDefault="001009C8" w:rsidP="002447C8">
      <w:pPr>
        <w:adjustRightInd w:val="0"/>
        <w:spacing w:after="0" w:line="240" w:lineRule="auto"/>
        <w:rPr>
          <w:rFonts w:ascii="Arial" w:eastAsia="Times New Roman" w:hAnsi="Arial" w:cs="Arial"/>
          <w:b/>
        </w:rPr>
      </w:pPr>
      <w:r w:rsidRPr="0001070F">
        <w:rPr>
          <w:rFonts w:ascii="Arial" w:eastAsia="Times New Roman" w:hAnsi="Arial" w:cs="Arial"/>
          <w:b/>
        </w:rPr>
        <w:t>Prostate</w:t>
      </w:r>
      <w:r w:rsidR="00901B7F" w:rsidRPr="0001070F">
        <w:rPr>
          <w:rFonts w:ascii="Arial" w:eastAsia="Times New Roman" w:hAnsi="Arial" w:cs="Arial"/>
          <w:b/>
        </w:rPr>
        <w:t>:</w:t>
      </w:r>
    </w:p>
    <w:p w14:paraId="6038D4D3" w14:textId="15BF58F0" w:rsidR="001009C8" w:rsidRPr="0001070F" w:rsidRDefault="001009C8" w:rsidP="002447C8">
      <w:pPr>
        <w:adjustRightInd w:val="0"/>
        <w:spacing w:after="0" w:line="240" w:lineRule="auto"/>
        <w:rPr>
          <w:rFonts w:ascii="Arial" w:eastAsia="Times New Roman" w:hAnsi="Arial" w:cs="Arial"/>
        </w:rPr>
      </w:pPr>
      <w:r w:rsidRPr="0001070F">
        <w:rPr>
          <w:rFonts w:ascii="Arial" w:eastAsia="Times New Roman" w:hAnsi="Arial" w:cs="Arial"/>
          <w:b/>
        </w:rPr>
        <w:t>Annual prostate screening beginning at age 40</w:t>
      </w:r>
      <w:r w:rsidRPr="0001070F">
        <w:rPr>
          <w:rFonts w:ascii="Arial" w:eastAsia="Times New Roman" w:hAnsi="Arial" w:cs="Arial"/>
        </w:rPr>
        <w:t>. This can be done at the time of your annual physical, please discuss</w:t>
      </w:r>
      <w:r w:rsidR="00901B7F" w:rsidRPr="0001070F">
        <w:rPr>
          <w:rFonts w:ascii="Arial" w:eastAsia="Times New Roman" w:hAnsi="Arial" w:cs="Arial"/>
        </w:rPr>
        <w:t xml:space="preserve"> this</w:t>
      </w:r>
      <w:r w:rsidRPr="0001070F">
        <w:rPr>
          <w:rFonts w:ascii="Arial" w:eastAsia="Times New Roman" w:hAnsi="Arial" w:cs="Arial"/>
        </w:rPr>
        <w:t xml:space="preserve"> with your primary care provider. </w:t>
      </w:r>
    </w:p>
    <w:p w14:paraId="5FE98029" w14:textId="77777777" w:rsidR="001009C8" w:rsidRPr="0001070F" w:rsidRDefault="001009C8" w:rsidP="002447C8">
      <w:pPr>
        <w:adjustRightInd w:val="0"/>
        <w:spacing w:after="0" w:line="240" w:lineRule="auto"/>
        <w:rPr>
          <w:rFonts w:ascii="Arial" w:eastAsia="Times New Roman" w:hAnsi="Arial" w:cs="Arial"/>
          <w:b/>
        </w:rPr>
      </w:pPr>
    </w:p>
    <w:p w14:paraId="1BE67F43" w14:textId="13050E52" w:rsidR="001009C8" w:rsidRPr="0001070F" w:rsidRDefault="001009C8" w:rsidP="002447C8">
      <w:pPr>
        <w:adjustRightInd w:val="0"/>
        <w:spacing w:after="0" w:line="240" w:lineRule="auto"/>
        <w:rPr>
          <w:rFonts w:ascii="Arial" w:eastAsia="Times New Roman" w:hAnsi="Arial" w:cs="Arial"/>
          <w:b/>
        </w:rPr>
      </w:pPr>
      <w:r w:rsidRPr="0001070F">
        <w:rPr>
          <w:rFonts w:ascii="Arial" w:eastAsia="Times New Roman" w:hAnsi="Arial" w:cs="Arial"/>
          <w:b/>
        </w:rPr>
        <w:t>Pancreas</w:t>
      </w:r>
      <w:r w:rsidR="00901B7F" w:rsidRPr="0001070F">
        <w:rPr>
          <w:rFonts w:ascii="Arial" w:eastAsia="Times New Roman" w:hAnsi="Arial" w:cs="Arial"/>
          <w:b/>
        </w:rPr>
        <w:t>:</w:t>
      </w:r>
    </w:p>
    <w:p w14:paraId="74ACE30F" w14:textId="02693D70" w:rsidR="001009C8" w:rsidRPr="0001070F" w:rsidRDefault="001009C8" w:rsidP="002447C8">
      <w:pPr>
        <w:adjustRightInd w:val="0"/>
        <w:spacing w:after="0" w:line="240" w:lineRule="auto"/>
        <w:rPr>
          <w:rFonts w:ascii="Arial" w:eastAsia="Times New Roman" w:hAnsi="Arial" w:cs="Arial"/>
        </w:rPr>
      </w:pPr>
      <w:r w:rsidRPr="0001070F">
        <w:rPr>
          <w:rFonts w:ascii="Arial" w:eastAsia="Times New Roman" w:hAnsi="Arial" w:cs="Arial"/>
        </w:rPr>
        <w:t xml:space="preserve">Screening for pancreatic cancer is only indicated if there is a family history of pancreatic cancer. </w:t>
      </w:r>
    </w:p>
    <w:p w14:paraId="16A57D82" w14:textId="77777777" w:rsidR="000472DC" w:rsidRPr="0001070F" w:rsidRDefault="000472DC" w:rsidP="002447C8">
      <w:pPr>
        <w:adjustRightInd w:val="0"/>
        <w:spacing w:after="0" w:line="240" w:lineRule="auto"/>
        <w:rPr>
          <w:rFonts w:ascii="Arial" w:eastAsia="Times New Roman" w:hAnsi="Arial" w:cs="Arial"/>
        </w:rPr>
      </w:pPr>
    </w:p>
    <w:p w14:paraId="450853B1" w14:textId="77777777" w:rsidR="000472DC" w:rsidRPr="0001070F" w:rsidRDefault="000472DC" w:rsidP="000472DC">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42919DBD" w14:textId="77777777" w:rsidR="000472DC" w:rsidRPr="0001070F" w:rsidRDefault="000472DC" w:rsidP="002447C8">
      <w:pPr>
        <w:adjustRightInd w:val="0"/>
        <w:spacing w:after="0" w:line="240" w:lineRule="auto"/>
        <w:rPr>
          <w:rFonts w:ascii="Arial" w:eastAsia="Times New Roman" w:hAnsi="Arial" w:cs="Arial"/>
        </w:rPr>
      </w:pPr>
    </w:p>
    <w:p w14:paraId="278FBFB8" w14:textId="77777777" w:rsidR="001009C8" w:rsidRPr="0001070F" w:rsidRDefault="001009C8" w:rsidP="002447C8">
      <w:pPr>
        <w:adjustRightInd w:val="0"/>
        <w:spacing w:after="0" w:line="240" w:lineRule="auto"/>
        <w:rPr>
          <w:rFonts w:ascii="Arial" w:eastAsia="Times New Roman" w:hAnsi="Arial" w:cs="Arial"/>
        </w:rPr>
      </w:pPr>
    </w:p>
    <w:p w14:paraId="2A64BB01" w14:textId="00BEFC4E" w:rsidR="00910FD5" w:rsidRPr="0001070F" w:rsidRDefault="00910FD5" w:rsidP="002447C8">
      <w:pPr>
        <w:pStyle w:val="BodyText"/>
        <w:rPr>
          <w:b/>
          <w:bCs/>
          <w:u w:val="single"/>
        </w:rPr>
      </w:pPr>
      <w:r w:rsidRPr="0001070F">
        <w:rPr>
          <w:b/>
          <w:bCs/>
          <w:u w:val="single"/>
        </w:rPr>
        <w:t xml:space="preserve">What are the surveillance and preventions I can take to reduce my risk of cancer or detecting cancer early if I have </w:t>
      </w:r>
      <w:proofErr w:type="gramStart"/>
      <w:r w:rsidRPr="0001070F">
        <w:rPr>
          <w:b/>
          <w:bCs/>
          <w:u w:val="single"/>
        </w:rPr>
        <w:t>a</w:t>
      </w:r>
      <w:proofErr w:type="gramEnd"/>
      <w:r w:rsidRPr="0001070F">
        <w:rPr>
          <w:b/>
          <w:bCs/>
          <w:u w:val="single"/>
        </w:rPr>
        <w:t xml:space="preserve"> EPCAM/MSH2 mutation? (elaborate version)</w:t>
      </w:r>
    </w:p>
    <w:p w14:paraId="6A6E73FE" w14:textId="77777777" w:rsidR="00910FD5" w:rsidRPr="0001070F" w:rsidRDefault="00910FD5" w:rsidP="002447C8">
      <w:pPr>
        <w:pStyle w:val="BodyText"/>
        <w:rPr>
          <w:b/>
          <w:bCs/>
          <w:u w:val="single"/>
        </w:rPr>
      </w:pPr>
    </w:p>
    <w:p w14:paraId="56AB1C84" w14:textId="763F034C" w:rsidR="009F13B8" w:rsidRPr="0001070F" w:rsidRDefault="009F13B8" w:rsidP="002447C8">
      <w:pPr>
        <w:pStyle w:val="BodyText"/>
        <w:rPr>
          <w:b/>
          <w:bCs/>
          <w:u w:val="single"/>
        </w:rPr>
      </w:pPr>
      <w:r w:rsidRPr="0001070F">
        <w:rPr>
          <w:b/>
          <w:bCs/>
          <w:u w:val="single"/>
        </w:rPr>
        <w:t>MSH2 and EPCAM mutation management, surveillance, and prevention strategies:</w:t>
      </w:r>
    </w:p>
    <w:p w14:paraId="7D71D97A" w14:textId="77777777" w:rsidR="009F13B8" w:rsidRPr="0001070F" w:rsidRDefault="009F13B8" w:rsidP="002447C8">
      <w:pPr>
        <w:pStyle w:val="BodyText"/>
      </w:pPr>
      <w:r w:rsidRPr="0001070F">
        <w:t>Recommendations for management and surveillance are based on your genetic test results and your personal/family history. Below is a list of recommendations by site of cancer risk:</w:t>
      </w:r>
    </w:p>
    <w:p w14:paraId="13B1223F" w14:textId="77777777" w:rsidR="009F13B8" w:rsidRPr="0001070F" w:rsidRDefault="009F13B8" w:rsidP="002447C8">
      <w:pPr>
        <w:adjustRightInd w:val="0"/>
        <w:spacing w:after="0" w:line="240" w:lineRule="auto"/>
        <w:rPr>
          <w:rFonts w:ascii="Arial" w:eastAsia="Times New Roman" w:hAnsi="Arial" w:cs="Arial"/>
          <w:b/>
        </w:rPr>
      </w:pPr>
    </w:p>
    <w:p w14:paraId="0D7B875B" w14:textId="77777777" w:rsidR="009F13B8" w:rsidRPr="0001070F" w:rsidRDefault="009F13B8" w:rsidP="002447C8">
      <w:pPr>
        <w:adjustRightInd w:val="0"/>
        <w:spacing w:after="0" w:line="240" w:lineRule="auto"/>
        <w:rPr>
          <w:rFonts w:ascii="Arial" w:eastAsia="Times New Roman" w:hAnsi="Arial" w:cs="Arial"/>
          <w:b/>
        </w:rPr>
      </w:pPr>
      <w:r w:rsidRPr="0001070F">
        <w:rPr>
          <w:rFonts w:ascii="Arial" w:eastAsia="Times New Roman" w:hAnsi="Arial" w:cs="Arial"/>
          <w:b/>
        </w:rPr>
        <w:t>Colorectal:</w:t>
      </w:r>
    </w:p>
    <w:p w14:paraId="617A0FC5" w14:textId="7BC558F9" w:rsidR="009F13B8" w:rsidRPr="0001070F" w:rsidRDefault="003D22A3" w:rsidP="003D22A3">
      <w:pPr>
        <w:adjustRightInd w:val="0"/>
        <w:spacing w:after="0" w:line="240" w:lineRule="auto"/>
        <w:rPr>
          <w:rFonts w:ascii="Arial" w:hAnsi="Arial" w:cs="Arial"/>
          <w:b/>
        </w:rPr>
      </w:pPr>
      <w:r w:rsidRPr="0001070F">
        <w:rPr>
          <w:rFonts w:ascii="Arial" w:hAnsi="Arial" w:cs="Arial"/>
          <w:kern w:val="0"/>
        </w:rPr>
        <w:t xml:space="preserve">• </w:t>
      </w:r>
      <w:r w:rsidR="009F13B8" w:rsidRPr="0001070F">
        <w:rPr>
          <w:rFonts w:ascii="Arial" w:hAnsi="Arial" w:cs="Arial"/>
        </w:rPr>
        <w:t xml:space="preserve">Individuals with MSH2 and EPCAM Lynch syndrome are recommended to undergo colonoscopy screening every 1-2 years starting between ages 20-25 or 2-5 years before the earliest colorectal cancer diagnosed before age 25. </w:t>
      </w:r>
    </w:p>
    <w:p w14:paraId="22BBF3C0" w14:textId="3A8E2F9C" w:rsidR="009F13B8"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9F13B8" w:rsidRPr="0001070F">
        <w:rPr>
          <w:rFonts w:ascii="Arial" w:hAnsi="Arial" w:cs="Arial"/>
          <w:kern w:val="0"/>
        </w:rPr>
        <w:t>Individuals with Lynch syndrome who have a risk for future colorectal cancer (</w:t>
      </w:r>
      <w:proofErr w:type="spellStart"/>
      <w:r w:rsidR="009F13B8" w:rsidRPr="0001070F">
        <w:rPr>
          <w:rFonts w:ascii="Arial" w:hAnsi="Arial" w:cs="Arial"/>
          <w:kern w:val="0"/>
        </w:rPr>
        <w:t>ie</w:t>
      </w:r>
      <w:proofErr w:type="spellEnd"/>
      <w:r w:rsidR="009F13B8" w:rsidRPr="0001070F">
        <w:rPr>
          <w:rFonts w:ascii="Arial" w:hAnsi="Arial" w:cs="Arial"/>
          <w:kern w:val="0"/>
        </w:rPr>
        <w:t>, excluding those with prior total proctocolectomy) should consider after consultation with their healthcare team, using daily aspirin to reduce their future risk of colorectal cancer. The decision to use aspirin for reduction of colorectal cancer risk in Lynch syndrome and the dose chosen should be made on an individual basis, including discussion of individual risks, benefits, adverse effects, and childbearing plans.</w:t>
      </w:r>
    </w:p>
    <w:p w14:paraId="1F82D7E8" w14:textId="77777777" w:rsidR="009F13B8" w:rsidRPr="0001070F" w:rsidRDefault="009F13B8" w:rsidP="002447C8">
      <w:pPr>
        <w:autoSpaceDE w:val="0"/>
        <w:autoSpaceDN w:val="0"/>
        <w:adjustRightInd w:val="0"/>
        <w:spacing w:after="0" w:line="240" w:lineRule="auto"/>
        <w:rPr>
          <w:rFonts w:ascii="Arial" w:eastAsia="Times New Roman" w:hAnsi="Arial" w:cs="Arial"/>
          <w:bCs/>
          <w:highlight w:val="yellow"/>
        </w:rPr>
      </w:pPr>
    </w:p>
    <w:p w14:paraId="79A199DF" w14:textId="77777777" w:rsidR="009F13B8" w:rsidRPr="0001070F" w:rsidRDefault="009F13B8" w:rsidP="002447C8">
      <w:pPr>
        <w:autoSpaceDE w:val="0"/>
        <w:autoSpaceDN w:val="0"/>
        <w:adjustRightInd w:val="0"/>
        <w:spacing w:after="0" w:line="240" w:lineRule="auto"/>
        <w:rPr>
          <w:rFonts w:ascii="Arial" w:eastAsia="Times New Roman" w:hAnsi="Arial" w:cs="Arial"/>
          <w:b/>
        </w:rPr>
      </w:pPr>
      <w:r w:rsidRPr="0001070F">
        <w:rPr>
          <w:rFonts w:ascii="Arial" w:eastAsia="Times New Roman" w:hAnsi="Arial" w:cs="Arial"/>
          <w:b/>
        </w:rPr>
        <w:t>Endometrial cancer:</w:t>
      </w:r>
    </w:p>
    <w:p w14:paraId="479901DD"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lastRenderedPageBreak/>
        <w:t>• Endometrial cancer can often be detected early based on symptoms, patients should be educated regarding the importance of prompt reporting and evaluation of any abnormal uterine bleeding or postmenopausal bleeding. The evaluation should include endometrial biopsy.</w:t>
      </w:r>
    </w:p>
    <w:p w14:paraId="53E94CE2"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Total hysterectomy has not been shown to reduce endometrial cancer mortality but can reduce the development of endometrial cancer. Therefore, hysterectomy is a risk-reducing surgical option</w:t>
      </w:r>
    </w:p>
    <w:p w14:paraId="38374C86"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that can be considered after consulting with your healthcare team.</w:t>
      </w:r>
    </w:p>
    <w:p w14:paraId="3C7F8307"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Timing of total hysterectomy can be individualized based on whether childbearing is complete, comorbidities, and family history.</w:t>
      </w:r>
    </w:p>
    <w:p w14:paraId="02D26EED" w14:textId="1EEF152E"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For patients requiring a colorectal surgery such as for colorectal cancer, you may consider coordination with risk-reducing gynecologic surgery. Given the higher risks of early endometrial cancer and ovarian cancer in </w:t>
      </w:r>
      <w:r w:rsidRPr="0001070F">
        <w:rPr>
          <w:rFonts w:ascii="Arial" w:hAnsi="Arial" w:cs="Arial"/>
          <w:i/>
          <w:iCs/>
          <w:kern w:val="0"/>
        </w:rPr>
        <w:t>M</w:t>
      </w:r>
      <w:r w:rsidR="00913B2E" w:rsidRPr="0001070F">
        <w:rPr>
          <w:rFonts w:ascii="Arial" w:hAnsi="Arial" w:cs="Arial"/>
          <w:i/>
          <w:iCs/>
          <w:kern w:val="0"/>
        </w:rPr>
        <w:t>S</w:t>
      </w:r>
      <w:r w:rsidRPr="0001070F">
        <w:rPr>
          <w:rFonts w:ascii="Arial" w:hAnsi="Arial" w:cs="Arial"/>
          <w:i/>
          <w:iCs/>
          <w:kern w:val="0"/>
        </w:rPr>
        <w:t>H2</w:t>
      </w:r>
      <w:r w:rsidRPr="0001070F">
        <w:rPr>
          <w:rFonts w:ascii="Arial" w:hAnsi="Arial" w:cs="Arial"/>
          <w:kern w:val="0"/>
        </w:rPr>
        <w:t>, hysterectomy with removal of ovaries (oophorectomy) may be considered starting at age 40. Women who undergo this surgery, have premature menopause following the removal of the ovaries, and this can cause detriments to bone health, cardiovascular health, and generalized quality of life, estrogen replacement therapy should be considered with your healthcare team.</w:t>
      </w:r>
    </w:p>
    <w:p w14:paraId="5DF6233B"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Unfortunately, screening for endometrial cancer does not have proven benefit in patients with Lynch syndrome. However, endometrial biopsy is very reliable diagnostic procedure. Screening with endometrial biopsy every 1–2 y starting at age 30–35 y can be considered after considering this option with your healthcare team. </w:t>
      </w:r>
    </w:p>
    <w:p w14:paraId="46B283EC"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Transvaginal ultrasound to screen for endometrial cancer is not recommended for postmenopausal or premenopausal women.</w:t>
      </w:r>
    </w:p>
    <w:p w14:paraId="497BDE62" w14:textId="77777777" w:rsidR="009F13B8" w:rsidRPr="0001070F" w:rsidRDefault="009F13B8" w:rsidP="002447C8">
      <w:pPr>
        <w:autoSpaceDE w:val="0"/>
        <w:autoSpaceDN w:val="0"/>
        <w:adjustRightInd w:val="0"/>
        <w:spacing w:after="0" w:line="240" w:lineRule="auto"/>
        <w:rPr>
          <w:rFonts w:ascii="Arial" w:eastAsia="Times New Roman" w:hAnsi="Arial" w:cs="Arial"/>
          <w:bCs/>
          <w:highlight w:val="yellow"/>
        </w:rPr>
      </w:pPr>
    </w:p>
    <w:p w14:paraId="300F33CA" w14:textId="77777777" w:rsidR="009F13B8" w:rsidRPr="0001070F" w:rsidRDefault="009F13B8" w:rsidP="002447C8">
      <w:pPr>
        <w:autoSpaceDE w:val="0"/>
        <w:autoSpaceDN w:val="0"/>
        <w:adjustRightInd w:val="0"/>
        <w:spacing w:after="0" w:line="240" w:lineRule="auto"/>
        <w:rPr>
          <w:rFonts w:ascii="Arial" w:eastAsia="Times New Roman" w:hAnsi="Arial" w:cs="Arial"/>
          <w:b/>
        </w:rPr>
      </w:pPr>
      <w:r w:rsidRPr="0001070F">
        <w:rPr>
          <w:rFonts w:ascii="Arial" w:eastAsia="Times New Roman" w:hAnsi="Arial" w:cs="Arial"/>
          <w:b/>
        </w:rPr>
        <w:t>Ovarian cancer:</w:t>
      </w:r>
    </w:p>
    <w:p w14:paraId="52428C39" w14:textId="5CF33879" w:rsidR="009F13B8"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9F13B8" w:rsidRPr="0001070F">
        <w:rPr>
          <w:rFonts w:ascii="Arial" w:hAnsi="Arial" w:cs="Arial"/>
          <w:kern w:val="0"/>
        </w:rPr>
        <w:t xml:space="preserve">Removal of both ovaries and fallopian tubes -Bilateral </w:t>
      </w:r>
      <w:proofErr w:type="spellStart"/>
      <w:r w:rsidR="009F13B8" w:rsidRPr="0001070F">
        <w:rPr>
          <w:rFonts w:ascii="Arial" w:hAnsi="Arial" w:cs="Arial"/>
          <w:kern w:val="0"/>
        </w:rPr>
        <w:t>salpingo</w:t>
      </w:r>
      <w:proofErr w:type="spellEnd"/>
      <w:r w:rsidR="009F13B8" w:rsidRPr="0001070F">
        <w:rPr>
          <w:rFonts w:ascii="Arial" w:hAnsi="Arial" w:cs="Arial"/>
          <w:kern w:val="0"/>
        </w:rPr>
        <w:t>-oophorectomy (BSO) may reduce the incidence of ovarian cancer. The decision to have a BSO as a risk-reducing option should be</w:t>
      </w:r>
    </w:p>
    <w:p w14:paraId="5E0A3741"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Individualized with your healthcare team.</w:t>
      </w:r>
    </w:p>
    <w:p w14:paraId="48F69C91"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Timing of BSO should be individualized based on whether childbearing is complete, menopause status, comorbidities, family history, and consideration of the Lynch syndrome gene, as risks for ovarian cancer vary by Lynch syndrome gene. For patients requiring a colorectal surgery such as for colorectal cancer, coordination with risk-reducing gynecologic surgery should be considered. Given the higher risks of endometrial cancer and ovarian cancer in </w:t>
      </w:r>
      <w:r w:rsidRPr="0001070F">
        <w:rPr>
          <w:rFonts w:ascii="Arial" w:hAnsi="Arial" w:cs="Arial"/>
          <w:i/>
          <w:iCs/>
          <w:kern w:val="0"/>
        </w:rPr>
        <w:t>MLH2</w:t>
      </w:r>
      <w:r w:rsidRPr="0001070F">
        <w:rPr>
          <w:rFonts w:ascii="Arial" w:hAnsi="Arial" w:cs="Arial"/>
          <w:kern w:val="0"/>
        </w:rPr>
        <w:t>, hysterectomy with BSO may be considered</w:t>
      </w:r>
    </w:p>
    <w:p w14:paraId="37E14C5B"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starting at age 40. As premature menopause due to oophorectomy can cause detriments to bone health, cardiovascular health, and generalized quality of life, estrogen replacement therapy should be considered after consultation with your healthcare team. </w:t>
      </w:r>
    </w:p>
    <w:p w14:paraId="593B0531"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There is no recommendation for routine ovarian cancer screening for Lynch syndrome. A blood test for the marker CA-125 and pelvic ultrasound are recommended for preoperative planning.</w:t>
      </w:r>
    </w:p>
    <w:p w14:paraId="4843033D"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Salpingectomy has been shown to reduce the risk of ovarian cancer in the general population and is an option for premenopausal patients with hereditary cancer risk who are not yet ready for oophorectomy.</w:t>
      </w:r>
    </w:p>
    <w:p w14:paraId="4DE01E37" w14:textId="77777777" w:rsidR="009F13B8" w:rsidRPr="0001070F" w:rsidRDefault="009F13B8" w:rsidP="002447C8">
      <w:pPr>
        <w:autoSpaceDE w:val="0"/>
        <w:autoSpaceDN w:val="0"/>
        <w:adjustRightInd w:val="0"/>
        <w:spacing w:after="0" w:line="240" w:lineRule="auto"/>
        <w:rPr>
          <w:rFonts w:ascii="Arial" w:eastAsia="Times New Roman" w:hAnsi="Arial" w:cs="Arial"/>
          <w:bCs/>
        </w:rPr>
      </w:pPr>
      <w:r w:rsidRPr="0001070F">
        <w:rPr>
          <w:rFonts w:ascii="Arial" w:hAnsi="Arial" w:cs="Arial"/>
          <w:kern w:val="0"/>
        </w:rPr>
        <w:t>• Consider risk-reduction agents for endometrial and ovarian cancers, including oral contraceptive pills and progestin intrauterine systems.</w:t>
      </w:r>
    </w:p>
    <w:p w14:paraId="29F402C4" w14:textId="77777777" w:rsidR="009F13B8" w:rsidRPr="0001070F" w:rsidRDefault="009F13B8" w:rsidP="002447C8">
      <w:pPr>
        <w:autoSpaceDE w:val="0"/>
        <w:autoSpaceDN w:val="0"/>
        <w:adjustRightInd w:val="0"/>
        <w:spacing w:after="0" w:line="240" w:lineRule="auto"/>
        <w:rPr>
          <w:rFonts w:ascii="Arial" w:hAnsi="Arial" w:cs="Arial"/>
          <w:b/>
          <w:bCs/>
          <w:kern w:val="0"/>
        </w:rPr>
      </w:pPr>
    </w:p>
    <w:p w14:paraId="111AEA6E" w14:textId="77777777" w:rsidR="009F13B8" w:rsidRPr="0001070F" w:rsidRDefault="009F13B8"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Gastric and small bowel cancer:</w:t>
      </w:r>
    </w:p>
    <w:p w14:paraId="50A02D8A" w14:textId="79CA6913" w:rsidR="009F13B8"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9F13B8" w:rsidRPr="0001070F">
        <w:rPr>
          <w:rFonts w:ascii="Arial" w:hAnsi="Arial" w:cs="Arial"/>
          <w:kern w:val="0"/>
        </w:rPr>
        <w:t xml:space="preserve">Individuals with Lynch syndrome are recommended to undergo upper gastrointestinal (GI) surveillance with </w:t>
      </w:r>
      <w:r w:rsidR="009F13B8" w:rsidRPr="0001070F">
        <w:rPr>
          <w:rFonts w:ascii="Arial" w:hAnsi="Arial" w:cs="Arial"/>
          <w:shd w:val="clear" w:color="auto" w:fill="FFFFFF"/>
        </w:rPr>
        <w:t>esophagogastroduodenoscopy (</w:t>
      </w:r>
      <w:r w:rsidR="009F13B8" w:rsidRPr="0001070F">
        <w:rPr>
          <w:rFonts w:ascii="Arial" w:hAnsi="Arial" w:cs="Arial"/>
          <w:kern w:val="0"/>
        </w:rPr>
        <w:t>EGD) starting at age 30–40 y and repeat every 2–4 y, preferably performed in conjunction with colonoscopy.</w:t>
      </w:r>
    </w:p>
    <w:p w14:paraId="2BFFEE16" w14:textId="652DE60D" w:rsidR="009F13B8"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lastRenderedPageBreak/>
        <w:t xml:space="preserve">• </w:t>
      </w:r>
      <w:r w:rsidR="009F13B8" w:rsidRPr="0001070F">
        <w:rPr>
          <w:rFonts w:ascii="Arial" w:hAnsi="Arial" w:cs="Arial"/>
          <w:kern w:val="0"/>
        </w:rPr>
        <w:t xml:space="preserve">Earlier endoscopy may be recommended before age 30 and/or surveillance interval less than 2 years may be considered based on family history of upper GI cancers or high-risk endoscopic findings (such as incomplete or extensive gastric intestinal metaplasia, gastric or duodenal adenomas, or Barrett esophagus with dysplasia). Random biopsy of the proximal and distal stomach should at minimum be performed on the initial procedure to assess for </w:t>
      </w:r>
      <w:r w:rsidR="009F13B8" w:rsidRPr="0001070F">
        <w:rPr>
          <w:rFonts w:ascii="Arial" w:hAnsi="Arial" w:cs="Arial"/>
          <w:i/>
          <w:iCs/>
          <w:kern w:val="0"/>
        </w:rPr>
        <w:t xml:space="preserve">H. pylori </w:t>
      </w:r>
      <w:r w:rsidR="009F13B8" w:rsidRPr="0001070F">
        <w:rPr>
          <w:rFonts w:ascii="Arial" w:hAnsi="Arial" w:cs="Arial"/>
          <w:kern w:val="0"/>
        </w:rPr>
        <w:t xml:space="preserve">(with treatment indicated if </w:t>
      </w:r>
      <w:r w:rsidR="009F13B8" w:rsidRPr="0001070F">
        <w:rPr>
          <w:rFonts w:ascii="Arial" w:hAnsi="Arial" w:cs="Arial"/>
          <w:i/>
          <w:iCs/>
          <w:kern w:val="0"/>
        </w:rPr>
        <w:t xml:space="preserve">H. pylori </w:t>
      </w:r>
      <w:r w:rsidR="009F13B8" w:rsidRPr="0001070F">
        <w:rPr>
          <w:rFonts w:ascii="Arial" w:hAnsi="Arial" w:cs="Arial"/>
          <w:kern w:val="0"/>
        </w:rPr>
        <w:t xml:space="preserve">is detected), autoimmune gastritis, and intestinal metaplasia. </w:t>
      </w:r>
    </w:p>
    <w:p w14:paraId="63BD683E" w14:textId="20BC76FC"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Individuals not undergoing upper endoscopic surveillance should have one-time noninvasive testing for </w:t>
      </w:r>
      <w:r w:rsidRPr="0001070F">
        <w:rPr>
          <w:rFonts w:ascii="Arial" w:hAnsi="Arial" w:cs="Arial"/>
          <w:i/>
          <w:iCs/>
          <w:kern w:val="0"/>
        </w:rPr>
        <w:t xml:space="preserve">H. pylori </w:t>
      </w:r>
      <w:r w:rsidRPr="0001070F">
        <w:rPr>
          <w:rFonts w:ascii="Arial" w:hAnsi="Arial" w:cs="Arial"/>
          <w:kern w:val="0"/>
        </w:rPr>
        <w:t xml:space="preserve">at the time of Lynch syndrome diagnosis, with treatment indicated if </w:t>
      </w:r>
      <w:r w:rsidRPr="0001070F">
        <w:rPr>
          <w:rFonts w:ascii="Arial" w:hAnsi="Arial" w:cs="Arial"/>
          <w:i/>
          <w:iCs/>
          <w:kern w:val="0"/>
        </w:rPr>
        <w:t xml:space="preserve">H. pylori </w:t>
      </w:r>
      <w:r w:rsidRPr="0001070F">
        <w:rPr>
          <w:rFonts w:ascii="Arial" w:hAnsi="Arial" w:cs="Arial"/>
          <w:kern w:val="0"/>
        </w:rPr>
        <w:t>is detected. The value of eradication for the prevention of gastric cancer in Lynch syndrome is still unknown.</w:t>
      </w:r>
    </w:p>
    <w:p w14:paraId="7454FBF2" w14:textId="77777777" w:rsidR="009F13B8" w:rsidRPr="0001070F" w:rsidRDefault="009F13B8" w:rsidP="002447C8">
      <w:pPr>
        <w:autoSpaceDE w:val="0"/>
        <w:autoSpaceDN w:val="0"/>
        <w:adjustRightInd w:val="0"/>
        <w:spacing w:after="0" w:line="240" w:lineRule="auto"/>
        <w:rPr>
          <w:rFonts w:ascii="Arial" w:hAnsi="Arial" w:cs="Arial"/>
          <w:b/>
          <w:bCs/>
          <w:kern w:val="0"/>
          <w:highlight w:val="yellow"/>
        </w:rPr>
      </w:pPr>
    </w:p>
    <w:p w14:paraId="7B52628E" w14:textId="77777777" w:rsidR="009F13B8" w:rsidRPr="0001070F" w:rsidRDefault="009F13B8"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Urothelial cancer (renal pelvis, ureter, and/or bladder):</w:t>
      </w:r>
    </w:p>
    <w:p w14:paraId="521122E4" w14:textId="77777777" w:rsidR="003D22A3"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9F13B8" w:rsidRPr="0001070F">
        <w:rPr>
          <w:rFonts w:ascii="Arial" w:hAnsi="Arial" w:cs="Arial"/>
          <w:kern w:val="0"/>
        </w:rPr>
        <w:t xml:space="preserve">There is no clear evidence to support surveillance for urothelial cancers in Lynch syndrome. Surveillance may be considered in selected individuals such as those with a family history of urothelial cancer. Individuals with </w:t>
      </w:r>
      <w:r w:rsidR="009F13B8" w:rsidRPr="0001070F">
        <w:rPr>
          <w:rFonts w:ascii="Arial" w:hAnsi="Arial" w:cs="Arial"/>
          <w:i/>
          <w:iCs/>
          <w:kern w:val="0"/>
        </w:rPr>
        <w:t xml:space="preserve">MSH2 </w:t>
      </w:r>
      <w:r w:rsidR="009F13B8" w:rsidRPr="0001070F">
        <w:rPr>
          <w:rFonts w:ascii="Arial" w:hAnsi="Arial" w:cs="Arial"/>
          <w:kern w:val="0"/>
        </w:rPr>
        <w:t xml:space="preserve">PVs (especially males) appear to be at higher risk. </w:t>
      </w:r>
    </w:p>
    <w:p w14:paraId="229BD44E" w14:textId="20FAD6DA" w:rsidR="009F13B8"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9F13B8" w:rsidRPr="0001070F">
        <w:rPr>
          <w:rFonts w:ascii="Arial" w:hAnsi="Arial" w:cs="Arial"/>
          <w:kern w:val="0"/>
        </w:rPr>
        <w:t xml:space="preserve">Surveillance options may include annual urinalysis starting at age 30–35 y. However, there is limited evidence to recommend a particular surveillance strategy. I suggest discussing this with your healthcare team. </w:t>
      </w:r>
    </w:p>
    <w:p w14:paraId="4F2C6B68" w14:textId="77777777" w:rsidR="009F13B8" w:rsidRPr="0001070F" w:rsidRDefault="009F13B8" w:rsidP="002447C8">
      <w:pPr>
        <w:autoSpaceDE w:val="0"/>
        <w:autoSpaceDN w:val="0"/>
        <w:adjustRightInd w:val="0"/>
        <w:spacing w:after="0" w:line="240" w:lineRule="auto"/>
        <w:rPr>
          <w:rFonts w:ascii="Arial" w:hAnsi="Arial" w:cs="Arial"/>
          <w:kern w:val="0"/>
          <w:highlight w:val="yellow"/>
        </w:rPr>
      </w:pPr>
    </w:p>
    <w:p w14:paraId="76216206" w14:textId="77777777" w:rsidR="009F13B8" w:rsidRPr="0001070F" w:rsidRDefault="009F13B8"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Pancreatic Cancer:</w:t>
      </w:r>
    </w:p>
    <w:p w14:paraId="79BA79EF" w14:textId="7674596B" w:rsidR="009F13B8"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9F13B8" w:rsidRPr="0001070F">
        <w:rPr>
          <w:rFonts w:ascii="Arial" w:hAnsi="Arial" w:cs="Arial"/>
          <w:kern w:val="0"/>
        </w:rPr>
        <w:t xml:space="preserve">There are limited data on pancreatic cancer risk among </w:t>
      </w:r>
      <w:r w:rsidR="009F13B8" w:rsidRPr="0001070F">
        <w:rPr>
          <w:rFonts w:ascii="Arial" w:hAnsi="Arial" w:cs="Arial"/>
          <w:i/>
          <w:iCs/>
          <w:kern w:val="0"/>
        </w:rPr>
        <w:t xml:space="preserve">MSH2 </w:t>
      </w:r>
      <w:r w:rsidR="009F13B8" w:rsidRPr="0001070F">
        <w:rPr>
          <w:rFonts w:ascii="Arial" w:hAnsi="Arial" w:cs="Arial"/>
          <w:kern w:val="0"/>
        </w:rPr>
        <w:t xml:space="preserve">PV carriers. You may consider pancreatic cancer screening beginning at age 50 y (or 10 y younger than the earliest pancreatic cancer diagnosis in the family, whichever is earlier) for individuals with pancreatic cancer (exocrine type) in ≥1 first- or second-degree relatives from the same side of (or presumed to be from the same side of) the family as the Lynch syndrome carrier. </w:t>
      </w:r>
    </w:p>
    <w:p w14:paraId="01E4CC79" w14:textId="77777777" w:rsidR="009F13B8" w:rsidRPr="0001070F" w:rsidRDefault="009F13B8"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For individuals considering pancreatic cancer screening, they should complete an annual contrast-enhanced MRI/magnetic resonance cholangiopancreatography (MRCP) and/or endoscopic ultrasound (EUS), with consideration of shorter screening intervals for individuals found to have potentially concerning abnormalities on screening. </w:t>
      </w:r>
    </w:p>
    <w:p w14:paraId="4185012B" w14:textId="77777777" w:rsidR="009F13B8" w:rsidRPr="0001070F" w:rsidRDefault="009F13B8" w:rsidP="002447C8">
      <w:pPr>
        <w:autoSpaceDE w:val="0"/>
        <w:autoSpaceDN w:val="0"/>
        <w:adjustRightInd w:val="0"/>
        <w:spacing w:after="0" w:line="240" w:lineRule="auto"/>
        <w:rPr>
          <w:rFonts w:ascii="Arial" w:hAnsi="Arial" w:cs="Arial"/>
          <w:kern w:val="0"/>
          <w:highlight w:val="yellow"/>
        </w:rPr>
      </w:pPr>
    </w:p>
    <w:p w14:paraId="268AA5D8" w14:textId="77777777" w:rsidR="009F13B8" w:rsidRPr="0001070F" w:rsidRDefault="009F13B8"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Prostate Cancer:</w:t>
      </w:r>
    </w:p>
    <w:p w14:paraId="30090412" w14:textId="689760D8" w:rsidR="009F13B8"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9F13B8" w:rsidRPr="0001070F">
        <w:rPr>
          <w:rFonts w:ascii="Arial" w:hAnsi="Arial" w:cs="Arial"/>
          <w:kern w:val="0"/>
        </w:rPr>
        <w:t xml:space="preserve">Patients with Lynch syndrome should consider their risk based on the </w:t>
      </w:r>
      <w:proofErr w:type="gramStart"/>
      <w:r w:rsidR="009F13B8" w:rsidRPr="0001070F">
        <w:rPr>
          <w:rFonts w:ascii="Arial" w:hAnsi="Arial" w:cs="Arial"/>
          <w:kern w:val="0"/>
        </w:rPr>
        <w:t>particular gene</w:t>
      </w:r>
      <w:proofErr w:type="gramEnd"/>
      <w:r w:rsidR="009F13B8" w:rsidRPr="0001070F">
        <w:rPr>
          <w:rFonts w:ascii="Arial" w:hAnsi="Arial" w:cs="Arial"/>
          <w:kern w:val="0"/>
        </w:rPr>
        <w:t xml:space="preserve"> and family history of prostate cancer. It is reasonable for patients with Lynch syndrome to consider beginning shared decision-making about prostate cancer screening at age 40 y and to consider screening at annual intervals rather than every other year.</w:t>
      </w:r>
    </w:p>
    <w:p w14:paraId="64EDEDA5" w14:textId="77777777" w:rsidR="009F13B8" w:rsidRPr="0001070F" w:rsidRDefault="009F13B8" w:rsidP="002447C8">
      <w:pPr>
        <w:autoSpaceDE w:val="0"/>
        <w:autoSpaceDN w:val="0"/>
        <w:adjustRightInd w:val="0"/>
        <w:spacing w:after="0" w:line="240" w:lineRule="auto"/>
        <w:rPr>
          <w:rFonts w:ascii="Arial" w:hAnsi="Arial" w:cs="Arial"/>
          <w:kern w:val="0"/>
          <w:highlight w:val="yellow"/>
        </w:rPr>
      </w:pPr>
    </w:p>
    <w:p w14:paraId="16C2BB3F" w14:textId="77777777" w:rsidR="009F13B8" w:rsidRPr="0001070F" w:rsidRDefault="009F13B8"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Breast Cancer:</w:t>
      </w:r>
    </w:p>
    <w:p w14:paraId="47960D5E" w14:textId="126B2BCB" w:rsidR="009F13B8"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9F13B8" w:rsidRPr="0001070F">
        <w:rPr>
          <w:rFonts w:ascii="Arial" w:hAnsi="Arial" w:cs="Arial"/>
          <w:kern w:val="0"/>
        </w:rPr>
        <w:t>There have been suggestions that there is an increased risk for breast cancer in patients with Lynch syndrome; however, there is not enough evidence to support increased screening above average-risk breast cancer screening recommendations.</w:t>
      </w:r>
    </w:p>
    <w:p w14:paraId="628BB2CD" w14:textId="77777777" w:rsidR="009F13B8" w:rsidRPr="0001070F" w:rsidRDefault="009F13B8" w:rsidP="002447C8">
      <w:pPr>
        <w:autoSpaceDE w:val="0"/>
        <w:autoSpaceDN w:val="0"/>
        <w:adjustRightInd w:val="0"/>
        <w:spacing w:after="0" w:line="240" w:lineRule="auto"/>
        <w:rPr>
          <w:rFonts w:ascii="Arial" w:hAnsi="Arial" w:cs="Arial"/>
          <w:kern w:val="0"/>
        </w:rPr>
      </w:pPr>
    </w:p>
    <w:p w14:paraId="245752A4" w14:textId="77777777" w:rsidR="009F13B8" w:rsidRPr="0001070F" w:rsidRDefault="009F13B8"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Brain Cancer:</w:t>
      </w:r>
    </w:p>
    <w:p w14:paraId="5D44C8E7" w14:textId="347BBEBF" w:rsidR="00B433E1" w:rsidRPr="0001070F" w:rsidRDefault="003D22A3" w:rsidP="002447C8">
      <w:pPr>
        <w:pStyle w:val="BodyText"/>
      </w:pPr>
      <w:r w:rsidRPr="0001070F">
        <w:t xml:space="preserve">• </w:t>
      </w:r>
      <w:r w:rsidR="009F13B8" w:rsidRPr="0001070F">
        <w:t>Patients should be aware of the signs and symptoms of brain cancer (e.g., headache, nausea/vomiting, change in neurologic function) and the importance of reporting abnormal symptoms to their physicians.</w:t>
      </w:r>
    </w:p>
    <w:p w14:paraId="04F5BBFD" w14:textId="77777777" w:rsidR="000472DC" w:rsidRPr="0001070F" w:rsidRDefault="000472DC" w:rsidP="002447C8">
      <w:pPr>
        <w:pStyle w:val="BodyText"/>
      </w:pPr>
    </w:p>
    <w:p w14:paraId="1A96B3A1" w14:textId="2B400DAC" w:rsidR="000472DC" w:rsidRPr="0001070F" w:rsidRDefault="000472DC" w:rsidP="0001070F">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7FC54595" w14:textId="77777777" w:rsidR="009F13B8" w:rsidRPr="0001070F" w:rsidRDefault="009F13B8" w:rsidP="002447C8">
      <w:pPr>
        <w:pStyle w:val="BodyText"/>
        <w:rPr>
          <w:b/>
          <w:bCs/>
          <w:u w:val="single"/>
        </w:rPr>
      </w:pPr>
    </w:p>
    <w:p w14:paraId="248D6015" w14:textId="550C4D31" w:rsidR="00910FD5" w:rsidRPr="0001070F" w:rsidRDefault="00910FD5" w:rsidP="002447C8">
      <w:pPr>
        <w:pStyle w:val="BodyText"/>
        <w:rPr>
          <w:b/>
          <w:bCs/>
          <w:u w:val="single"/>
        </w:rPr>
      </w:pPr>
      <w:r w:rsidRPr="0001070F">
        <w:rPr>
          <w:b/>
          <w:bCs/>
          <w:u w:val="single"/>
        </w:rPr>
        <w:t>What are the surveillance and prevention I can take to reduce my risk of cancer or detecting cancer early if I have an M</w:t>
      </w:r>
      <w:r w:rsidR="00913B2E" w:rsidRPr="0001070F">
        <w:rPr>
          <w:b/>
          <w:bCs/>
          <w:u w:val="single"/>
        </w:rPr>
        <w:t>L</w:t>
      </w:r>
      <w:r w:rsidRPr="0001070F">
        <w:rPr>
          <w:b/>
          <w:bCs/>
          <w:u w:val="single"/>
        </w:rPr>
        <w:t>H1 mutation? (elaborate version)</w:t>
      </w:r>
    </w:p>
    <w:p w14:paraId="29866996" w14:textId="77777777" w:rsidR="00910FD5" w:rsidRPr="0001070F" w:rsidRDefault="00910FD5" w:rsidP="002447C8">
      <w:pPr>
        <w:pStyle w:val="BodyText"/>
        <w:rPr>
          <w:b/>
          <w:bCs/>
          <w:u w:val="single"/>
        </w:rPr>
      </w:pPr>
    </w:p>
    <w:p w14:paraId="3312B93D" w14:textId="39E1E120" w:rsidR="00A35FC9" w:rsidRPr="0001070F" w:rsidRDefault="00A35FC9" w:rsidP="002447C8">
      <w:pPr>
        <w:pStyle w:val="BodyText"/>
        <w:rPr>
          <w:b/>
          <w:bCs/>
          <w:u w:val="single"/>
        </w:rPr>
      </w:pPr>
      <w:r w:rsidRPr="0001070F">
        <w:rPr>
          <w:b/>
          <w:bCs/>
          <w:u w:val="single"/>
        </w:rPr>
        <w:t>MSH1 mutation management, surveillance, and prevention strategies:</w:t>
      </w:r>
    </w:p>
    <w:p w14:paraId="705928E2" w14:textId="77777777" w:rsidR="00A35FC9" w:rsidRPr="0001070F" w:rsidRDefault="00A35FC9" w:rsidP="002447C8">
      <w:pPr>
        <w:pStyle w:val="BodyText"/>
      </w:pPr>
      <w:r w:rsidRPr="0001070F">
        <w:t>Recommendations for management and surveillance are based on your genetic test results and your personal/family history. Below is a list of recommendations by site of cancer risk:</w:t>
      </w:r>
    </w:p>
    <w:p w14:paraId="27824A22" w14:textId="77777777" w:rsidR="00A35FC9" w:rsidRPr="0001070F" w:rsidRDefault="00A35FC9" w:rsidP="002447C8">
      <w:pPr>
        <w:adjustRightInd w:val="0"/>
        <w:spacing w:after="0" w:line="240" w:lineRule="auto"/>
        <w:rPr>
          <w:rFonts w:ascii="Arial" w:eastAsia="Times New Roman" w:hAnsi="Arial" w:cs="Arial"/>
          <w:b/>
        </w:rPr>
      </w:pPr>
    </w:p>
    <w:p w14:paraId="4C62C0B5" w14:textId="77777777" w:rsidR="00A35FC9" w:rsidRPr="0001070F" w:rsidRDefault="00A35FC9" w:rsidP="002447C8">
      <w:pPr>
        <w:adjustRightInd w:val="0"/>
        <w:spacing w:after="0" w:line="240" w:lineRule="auto"/>
        <w:rPr>
          <w:rFonts w:ascii="Arial" w:eastAsia="Times New Roman" w:hAnsi="Arial" w:cs="Arial"/>
          <w:b/>
        </w:rPr>
      </w:pPr>
      <w:r w:rsidRPr="0001070F">
        <w:rPr>
          <w:rFonts w:ascii="Arial" w:eastAsia="Times New Roman" w:hAnsi="Arial" w:cs="Arial"/>
          <w:b/>
        </w:rPr>
        <w:t>Colorectal:</w:t>
      </w:r>
    </w:p>
    <w:p w14:paraId="0387CF1A" w14:textId="53FA3594" w:rsidR="00A35FC9" w:rsidRPr="0001070F" w:rsidRDefault="003D22A3" w:rsidP="002447C8">
      <w:pPr>
        <w:adjustRightInd w:val="0"/>
        <w:spacing w:after="0" w:line="240" w:lineRule="auto"/>
        <w:rPr>
          <w:rFonts w:ascii="Arial" w:hAnsi="Arial" w:cs="Arial"/>
          <w:b/>
        </w:rPr>
      </w:pPr>
      <w:r w:rsidRPr="0001070F">
        <w:rPr>
          <w:rFonts w:ascii="Arial" w:hAnsi="Arial" w:cs="Arial"/>
          <w:kern w:val="0"/>
        </w:rPr>
        <w:t xml:space="preserve">• </w:t>
      </w:r>
      <w:r w:rsidR="00A35FC9" w:rsidRPr="0001070F">
        <w:rPr>
          <w:rFonts w:ascii="Arial" w:hAnsi="Arial" w:cs="Arial"/>
        </w:rPr>
        <w:t xml:space="preserve">Individuals with </w:t>
      </w:r>
      <w:r w:rsidR="00A35FC9" w:rsidRPr="0001070F">
        <w:rPr>
          <w:rFonts w:ascii="Arial" w:hAnsi="Arial" w:cs="Arial"/>
          <w:b/>
          <w:bCs/>
          <w:i/>
          <w:iCs/>
        </w:rPr>
        <w:t>M</w:t>
      </w:r>
      <w:r w:rsidR="00913B2E" w:rsidRPr="0001070F">
        <w:rPr>
          <w:rFonts w:ascii="Arial" w:hAnsi="Arial" w:cs="Arial"/>
          <w:b/>
          <w:bCs/>
          <w:i/>
          <w:iCs/>
        </w:rPr>
        <w:t>L</w:t>
      </w:r>
      <w:r w:rsidR="00A35FC9" w:rsidRPr="0001070F">
        <w:rPr>
          <w:rFonts w:ascii="Arial" w:hAnsi="Arial" w:cs="Arial"/>
          <w:b/>
          <w:bCs/>
          <w:i/>
          <w:iCs/>
        </w:rPr>
        <w:t>H1</w:t>
      </w:r>
      <w:r w:rsidR="00A35FC9" w:rsidRPr="0001070F">
        <w:rPr>
          <w:rFonts w:ascii="Arial" w:hAnsi="Arial" w:cs="Arial"/>
          <w:i/>
          <w:iCs/>
        </w:rPr>
        <w:t xml:space="preserve"> </w:t>
      </w:r>
      <w:r w:rsidR="00A35FC9" w:rsidRPr="0001070F">
        <w:rPr>
          <w:rFonts w:ascii="Arial" w:hAnsi="Arial" w:cs="Arial"/>
        </w:rPr>
        <w:t xml:space="preserve">mutations are recommended to undergo colonoscopy screening every 1-2 years starting between ages 20-25 or 2-5 years before the earliest colorectal cancer diagnosed before age 25. </w:t>
      </w:r>
    </w:p>
    <w:p w14:paraId="60C333D6" w14:textId="73E0E1DC" w:rsidR="00A35FC9"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Individuals with Lynch syndrome who have a risk for future colorectal cancer (</w:t>
      </w:r>
      <w:proofErr w:type="spellStart"/>
      <w:r w:rsidR="00A35FC9" w:rsidRPr="0001070F">
        <w:rPr>
          <w:rFonts w:ascii="Arial" w:hAnsi="Arial" w:cs="Arial"/>
          <w:kern w:val="0"/>
        </w:rPr>
        <w:t>ie</w:t>
      </w:r>
      <w:proofErr w:type="spellEnd"/>
      <w:r w:rsidR="00A35FC9" w:rsidRPr="0001070F">
        <w:rPr>
          <w:rFonts w:ascii="Arial" w:hAnsi="Arial" w:cs="Arial"/>
          <w:kern w:val="0"/>
        </w:rPr>
        <w:t>, excluding those with prior total proctocolectomy) should consider after consultation with their healthcare team, using daily aspirin to reduce their future risk of colorectal cancer. The decision to use aspirin for reduction of colorectal cancer risk in Lynch syndrome and the dose chosen should be made on an individual basis, including discussion of individual risks, benefits, adverse effects, and childbearing plans.</w:t>
      </w:r>
    </w:p>
    <w:p w14:paraId="3BA885C3" w14:textId="77777777" w:rsidR="00A35FC9" w:rsidRPr="0001070F" w:rsidRDefault="00A35FC9" w:rsidP="002447C8">
      <w:pPr>
        <w:autoSpaceDE w:val="0"/>
        <w:autoSpaceDN w:val="0"/>
        <w:adjustRightInd w:val="0"/>
        <w:spacing w:after="0" w:line="240" w:lineRule="auto"/>
        <w:rPr>
          <w:rFonts w:ascii="Arial" w:eastAsia="Times New Roman" w:hAnsi="Arial" w:cs="Arial"/>
          <w:bCs/>
        </w:rPr>
      </w:pPr>
    </w:p>
    <w:p w14:paraId="4B206EB1" w14:textId="77777777" w:rsidR="00A35FC9" w:rsidRPr="0001070F" w:rsidRDefault="00A35FC9" w:rsidP="002447C8">
      <w:pPr>
        <w:autoSpaceDE w:val="0"/>
        <w:autoSpaceDN w:val="0"/>
        <w:adjustRightInd w:val="0"/>
        <w:spacing w:after="0" w:line="240" w:lineRule="auto"/>
        <w:rPr>
          <w:rFonts w:ascii="Arial" w:eastAsia="Times New Roman" w:hAnsi="Arial" w:cs="Arial"/>
          <w:b/>
        </w:rPr>
      </w:pPr>
      <w:r w:rsidRPr="0001070F">
        <w:rPr>
          <w:rFonts w:ascii="Arial" w:eastAsia="Times New Roman" w:hAnsi="Arial" w:cs="Arial"/>
          <w:b/>
        </w:rPr>
        <w:t>Endometrial cancer:</w:t>
      </w:r>
    </w:p>
    <w:p w14:paraId="364368DF" w14:textId="77777777"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Endometrial cancer can often be detected early based on symptoms, patients should be educated regarding the importance of prompt reporting and evaluation of any abnormal uterine bleeding or postmenopausal bleeding. The evaluation should include endometrial biopsy.</w:t>
      </w:r>
    </w:p>
    <w:p w14:paraId="50EB2BCE" w14:textId="2CE96DE4"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Total hysterectomy has not been shown to reduce endometrial cancer mortality but can reduce the development of endometrial cancer. Therefore, hysterectomy is a risk-reducing surgical option</w:t>
      </w:r>
      <w:r w:rsidR="003D22A3" w:rsidRPr="0001070F">
        <w:rPr>
          <w:rFonts w:ascii="Arial" w:hAnsi="Arial" w:cs="Arial"/>
          <w:kern w:val="0"/>
        </w:rPr>
        <w:t xml:space="preserve"> </w:t>
      </w:r>
      <w:r w:rsidRPr="0001070F">
        <w:rPr>
          <w:rFonts w:ascii="Arial" w:hAnsi="Arial" w:cs="Arial"/>
          <w:kern w:val="0"/>
        </w:rPr>
        <w:t>that can be considered after consulting with your healthcare team.</w:t>
      </w:r>
    </w:p>
    <w:p w14:paraId="68FC5CFE" w14:textId="77777777"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Timing of total hysterectomy can be individualized based on whether childbearing is complete, comorbidities, and family history.</w:t>
      </w:r>
    </w:p>
    <w:p w14:paraId="34887057" w14:textId="12299FFE" w:rsidR="00A35FC9"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 xml:space="preserve">For patients requiring a colorectal surgery such as for colorectal cancer, you may consider coordination with risk-reducing gynecologic surgery. Given the higher risks of early endometrial cancer and ovarian cancer in </w:t>
      </w:r>
      <w:r w:rsidR="00A35FC9" w:rsidRPr="0001070F">
        <w:rPr>
          <w:rFonts w:ascii="Arial" w:hAnsi="Arial" w:cs="Arial"/>
          <w:i/>
          <w:iCs/>
          <w:kern w:val="0"/>
        </w:rPr>
        <w:t>MLH1</w:t>
      </w:r>
      <w:r w:rsidR="00A35FC9" w:rsidRPr="0001070F">
        <w:rPr>
          <w:rFonts w:ascii="Arial" w:hAnsi="Arial" w:cs="Arial"/>
          <w:kern w:val="0"/>
        </w:rPr>
        <w:t>, hysterectomy with removal of ovaries (oophorectomy) may be considered starting at age 40. Women who undergo this surgery, have premature menopause following the removal of the ovaries, and this can cause detriments to bone health, cardiovascular health, and generalized quality of life, estrogen replacement therapy should be considered with your healthcare team.</w:t>
      </w:r>
    </w:p>
    <w:p w14:paraId="714A7AF1" w14:textId="77777777"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Unfortunately, screening for endometrial cancer does not have proven benefit in patients with Lynch syndrome. However, endometrial biopsy is very reliable diagnostic procedure. Screening with endometrial biopsy every 1–2 y starting at age 30–35 y can be considered after considering this option with your healthcare team. </w:t>
      </w:r>
    </w:p>
    <w:p w14:paraId="515B5860" w14:textId="77777777"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Transvaginal ultrasound to screen for endometrial cancer is not recommended for postmenopausal or premenopausal women.</w:t>
      </w:r>
    </w:p>
    <w:p w14:paraId="385A3936" w14:textId="77777777" w:rsidR="00A35FC9" w:rsidRPr="0001070F" w:rsidRDefault="00A35FC9" w:rsidP="002447C8">
      <w:pPr>
        <w:autoSpaceDE w:val="0"/>
        <w:autoSpaceDN w:val="0"/>
        <w:adjustRightInd w:val="0"/>
        <w:spacing w:after="0" w:line="240" w:lineRule="auto"/>
        <w:rPr>
          <w:rFonts w:ascii="Arial" w:eastAsia="Times New Roman" w:hAnsi="Arial" w:cs="Arial"/>
          <w:bCs/>
        </w:rPr>
      </w:pPr>
    </w:p>
    <w:p w14:paraId="78519A64" w14:textId="77777777" w:rsidR="00A35FC9" w:rsidRPr="0001070F" w:rsidRDefault="00A35FC9" w:rsidP="002447C8">
      <w:pPr>
        <w:autoSpaceDE w:val="0"/>
        <w:autoSpaceDN w:val="0"/>
        <w:adjustRightInd w:val="0"/>
        <w:spacing w:after="0" w:line="240" w:lineRule="auto"/>
        <w:rPr>
          <w:rFonts w:ascii="Arial" w:eastAsia="Times New Roman" w:hAnsi="Arial" w:cs="Arial"/>
          <w:b/>
        </w:rPr>
      </w:pPr>
      <w:r w:rsidRPr="0001070F">
        <w:rPr>
          <w:rFonts w:ascii="Arial" w:eastAsia="Times New Roman" w:hAnsi="Arial" w:cs="Arial"/>
          <w:b/>
        </w:rPr>
        <w:t>Ovarian cancer:</w:t>
      </w:r>
    </w:p>
    <w:p w14:paraId="6D9CDCFF" w14:textId="61EB96C8" w:rsidR="00A35FC9"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 xml:space="preserve">Removal of both ovaries and fallopian tubes -Bilateral </w:t>
      </w:r>
      <w:proofErr w:type="spellStart"/>
      <w:r w:rsidR="00A35FC9" w:rsidRPr="0001070F">
        <w:rPr>
          <w:rFonts w:ascii="Arial" w:hAnsi="Arial" w:cs="Arial"/>
          <w:kern w:val="0"/>
        </w:rPr>
        <w:t>salpingo</w:t>
      </w:r>
      <w:proofErr w:type="spellEnd"/>
      <w:r w:rsidR="00A35FC9" w:rsidRPr="0001070F">
        <w:rPr>
          <w:rFonts w:ascii="Arial" w:hAnsi="Arial" w:cs="Arial"/>
          <w:kern w:val="0"/>
        </w:rPr>
        <w:t>-oophorectomy (BSO) may reduce the incidence of ovarian cancer. The decision to have a BSO as a risk-reducing option should be</w:t>
      </w:r>
    </w:p>
    <w:p w14:paraId="35D7076B" w14:textId="77777777"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Individualized with your healthcare team.</w:t>
      </w:r>
    </w:p>
    <w:p w14:paraId="17489A6A" w14:textId="77777777" w:rsidR="003D22A3"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Timing of BSO should be individualized based on whether childbearing is complete, menopause status, comorbidities, family history, and consideration of the Lynch syndrome gene, as risks for ovarian cancer vary by Lynch syndrome gene. For patients requiring a colorectal surgery such as for colorectal cancer, coordination with risk-reducing gynecologic surgery should be considered. Given the higher risks of endometrial cancer and ovarian cancer in </w:t>
      </w:r>
      <w:r w:rsidRPr="0001070F">
        <w:rPr>
          <w:rFonts w:ascii="Arial" w:hAnsi="Arial" w:cs="Arial"/>
          <w:i/>
          <w:iCs/>
          <w:kern w:val="0"/>
        </w:rPr>
        <w:t>MLH1</w:t>
      </w:r>
      <w:r w:rsidRPr="0001070F">
        <w:rPr>
          <w:rFonts w:ascii="Arial" w:hAnsi="Arial" w:cs="Arial"/>
          <w:kern w:val="0"/>
        </w:rPr>
        <w:t>, hysterectomy with BSO may be considered</w:t>
      </w:r>
      <w:r w:rsidR="003D22A3" w:rsidRPr="0001070F">
        <w:rPr>
          <w:rFonts w:ascii="Arial" w:hAnsi="Arial" w:cs="Arial"/>
          <w:kern w:val="0"/>
        </w:rPr>
        <w:t xml:space="preserve"> </w:t>
      </w:r>
      <w:r w:rsidRPr="0001070F">
        <w:rPr>
          <w:rFonts w:ascii="Arial" w:hAnsi="Arial" w:cs="Arial"/>
          <w:kern w:val="0"/>
        </w:rPr>
        <w:t xml:space="preserve">starting at age 40. </w:t>
      </w:r>
    </w:p>
    <w:p w14:paraId="79381E91" w14:textId="5758A2BB" w:rsidR="00A35FC9"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lastRenderedPageBreak/>
        <w:t xml:space="preserve">• </w:t>
      </w:r>
      <w:r w:rsidR="00A35FC9" w:rsidRPr="0001070F">
        <w:rPr>
          <w:rFonts w:ascii="Arial" w:hAnsi="Arial" w:cs="Arial"/>
          <w:kern w:val="0"/>
        </w:rPr>
        <w:t xml:space="preserve">As premature menopause due to oophorectomy can cause detriments to bone health, cardiovascular health, and generalized quality of life, estrogen replacement therapy should be considered after consultation with your healthcare team. </w:t>
      </w:r>
    </w:p>
    <w:p w14:paraId="78F9A179" w14:textId="6FF208B3"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There is no recommendation for routine ovarian cancer screening for Lynch syndrome. A blood test </w:t>
      </w:r>
      <w:r w:rsidR="003D22A3" w:rsidRPr="0001070F">
        <w:rPr>
          <w:rFonts w:ascii="Arial" w:hAnsi="Arial" w:cs="Arial"/>
          <w:kern w:val="0"/>
        </w:rPr>
        <w:t>for</w:t>
      </w:r>
      <w:r w:rsidRPr="0001070F">
        <w:rPr>
          <w:rFonts w:ascii="Arial" w:hAnsi="Arial" w:cs="Arial"/>
          <w:kern w:val="0"/>
        </w:rPr>
        <w:t xml:space="preserve"> the marker CA-125 and pelvic ultrasound are recommended for preoperative planning.</w:t>
      </w:r>
    </w:p>
    <w:p w14:paraId="1BB4A874" w14:textId="77777777"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Salpingectomy has been shown to reduce the risk of ovarian cancer in the general population and is an option for premenopausal patients with hereditary cancer risk who are not yet ready for oophorectomy.</w:t>
      </w:r>
    </w:p>
    <w:p w14:paraId="7CAF299A" w14:textId="6A23CDFA" w:rsidR="00A35FC9" w:rsidRPr="0001070F" w:rsidRDefault="00A35FC9" w:rsidP="002447C8">
      <w:pPr>
        <w:autoSpaceDE w:val="0"/>
        <w:autoSpaceDN w:val="0"/>
        <w:adjustRightInd w:val="0"/>
        <w:spacing w:after="0" w:line="240" w:lineRule="auto"/>
        <w:rPr>
          <w:rFonts w:ascii="Arial" w:eastAsia="Times New Roman" w:hAnsi="Arial" w:cs="Arial"/>
          <w:bCs/>
        </w:rPr>
      </w:pPr>
      <w:r w:rsidRPr="0001070F">
        <w:rPr>
          <w:rFonts w:ascii="Arial" w:hAnsi="Arial" w:cs="Arial"/>
          <w:kern w:val="0"/>
        </w:rPr>
        <w:t>• Consider risk-reduction agents for endometrial and ovarian cancers, including oral</w:t>
      </w:r>
      <w:r w:rsidR="003D22A3" w:rsidRPr="0001070F">
        <w:rPr>
          <w:rFonts w:ascii="Arial" w:hAnsi="Arial" w:cs="Arial"/>
          <w:kern w:val="0"/>
        </w:rPr>
        <w:t xml:space="preserve"> </w:t>
      </w:r>
      <w:r w:rsidRPr="0001070F">
        <w:rPr>
          <w:rFonts w:ascii="Arial" w:hAnsi="Arial" w:cs="Arial"/>
          <w:kern w:val="0"/>
        </w:rPr>
        <w:t>contraceptive pills and progestin intrauterine systems.</w:t>
      </w:r>
    </w:p>
    <w:p w14:paraId="66DBF360" w14:textId="77777777" w:rsidR="00A35FC9" w:rsidRPr="0001070F" w:rsidRDefault="00A35FC9" w:rsidP="002447C8">
      <w:pPr>
        <w:autoSpaceDE w:val="0"/>
        <w:autoSpaceDN w:val="0"/>
        <w:adjustRightInd w:val="0"/>
        <w:spacing w:after="0" w:line="240" w:lineRule="auto"/>
        <w:rPr>
          <w:rFonts w:ascii="Arial" w:hAnsi="Arial" w:cs="Arial"/>
          <w:b/>
          <w:bCs/>
          <w:kern w:val="0"/>
        </w:rPr>
      </w:pPr>
    </w:p>
    <w:p w14:paraId="1F14A296" w14:textId="77777777" w:rsidR="00A35FC9" w:rsidRPr="0001070F" w:rsidRDefault="00A35FC9"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Gastric and small bowel cancer:</w:t>
      </w:r>
    </w:p>
    <w:p w14:paraId="75AE1FDE" w14:textId="7AA1EA8D" w:rsidR="00A35FC9"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 xml:space="preserve">Individuals with Lynch syndrome are recommended to undergo upper gastrointestinal (GI) surveillance with high-quality </w:t>
      </w:r>
      <w:r w:rsidR="00A35FC9" w:rsidRPr="0001070F">
        <w:rPr>
          <w:rFonts w:ascii="Arial" w:hAnsi="Arial" w:cs="Arial"/>
          <w:shd w:val="clear" w:color="auto" w:fill="FFFFFF"/>
        </w:rPr>
        <w:t>esophagogastroduodenoscopy (</w:t>
      </w:r>
      <w:r w:rsidR="00A35FC9" w:rsidRPr="0001070F">
        <w:rPr>
          <w:rFonts w:ascii="Arial" w:hAnsi="Arial" w:cs="Arial"/>
          <w:kern w:val="0"/>
        </w:rPr>
        <w:t>EGD) starting at age 30–40 y and repeat every 2–4 y, preferably performed in conjunction with colonoscopy.</w:t>
      </w:r>
    </w:p>
    <w:p w14:paraId="34097D83" w14:textId="30B0114B" w:rsidR="00A35FC9"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 xml:space="preserve">Earlier endoscopy may be recommended before age 30 and/or surveillance interval less than 2 years may be considered based on family history of upper GI cancers or high-risk endoscopic findings (such as incomplete or extensive gastric intestinal metaplasia, gastric or duodenal adenomas, or Barrett esophagus with dysplasia). Random biopsy of the proximal and distal stomach should at minimum be performed on the initial procedure to assess for </w:t>
      </w:r>
      <w:r w:rsidR="00A35FC9" w:rsidRPr="0001070F">
        <w:rPr>
          <w:rFonts w:ascii="Arial" w:hAnsi="Arial" w:cs="Arial"/>
          <w:i/>
          <w:iCs/>
          <w:kern w:val="0"/>
        </w:rPr>
        <w:t xml:space="preserve">H. pylori </w:t>
      </w:r>
      <w:r w:rsidR="00A35FC9" w:rsidRPr="0001070F">
        <w:rPr>
          <w:rFonts w:ascii="Arial" w:hAnsi="Arial" w:cs="Arial"/>
          <w:kern w:val="0"/>
        </w:rPr>
        <w:t xml:space="preserve">(with treatment indicated if </w:t>
      </w:r>
      <w:r w:rsidR="00A35FC9" w:rsidRPr="0001070F">
        <w:rPr>
          <w:rFonts w:ascii="Arial" w:hAnsi="Arial" w:cs="Arial"/>
          <w:i/>
          <w:iCs/>
          <w:kern w:val="0"/>
        </w:rPr>
        <w:t xml:space="preserve">H. pylori </w:t>
      </w:r>
      <w:r w:rsidR="00A35FC9" w:rsidRPr="0001070F">
        <w:rPr>
          <w:rFonts w:ascii="Arial" w:hAnsi="Arial" w:cs="Arial"/>
          <w:kern w:val="0"/>
        </w:rPr>
        <w:t xml:space="preserve">is detected), autoimmune gastritis, and intestinal metaplasia. </w:t>
      </w:r>
    </w:p>
    <w:p w14:paraId="664FF3FF" w14:textId="792D64D4"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Individuals not undergoing upper endoscopic surveillance should have one-time noninvasive testing for </w:t>
      </w:r>
      <w:r w:rsidRPr="0001070F">
        <w:rPr>
          <w:rFonts w:ascii="Arial" w:hAnsi="Arial" w:cs="Arial"/>
          <w:i/>
          <w:iCs/>
          <w:kern w:val="0"/>
        </w:rPr>
        <w:t xml:space="preserve">H. pylori </w:t>
      </w:r>
      <w:r w:rsidRPr="0001070F">
        <w:rPr>
          <w:rFonts w:ascii="Arial" w:hAnsi="Arial" w:cs="Arial"/>
          <w:kern w:val="0"/>
        </w:rPr>
        <w:t xml:space="preserve">at the time of Lynch syndrome diagnosis, with treatment indicated if </w:t>
      </w:r>
      <w:r w:rsidRPr="0001070F">
        <w:rPr>
          <w:rFonts w:ascii="Arial" w:hAnsi="Arial" w:cs="Arial"/>
          <w:i/>
          <w:iCs/>
          <w:kern w:val="0"/>
        </w:rPr>
        <w:t xml:space="preserve">H. pylori </w:t>
      </w:r>
      <w:r w:rsidRPr="0001070F">
        <w:rPr>
          <w:rFonts w:ascii="Arial" w:hAnsi="Arial" w:cs="Arial"/>
          <w:kern w:val="0"/>
        </w:rPr>
        <w:t>is detected. The value of eradication for the prevention of gastric cancer in Lynch syndrome is still unknown.</w:t>
      </w:r>
    </w:p>
    <w:p w14:paraId="245060C5" w14:textId="77777777" w:rsidR="00A35FC9" w:rsidRPr="0001070F" w:rsidRDefault="00A35FC9" w:rsidP="002447C8">
      <w:pPr>
        <w:autoSpaceDE w:val="0"/>
        <w:autoSpaceDN w:val="0"/>
        <w:adjustRightInd w:val="0"/>
        <w:spacing w:after="0" w:line="240" w:lineRule="auto"/>
        <w:rPr>
          <w:rFonts w:ascii="Arial" w:hAnsi="Arial" w:cs="Arial"/>
          <w:b/>
          <w:bCs/>
          <w:kern w:val="0"/>
        </w:rPr>
      </w:pPr>
    </w:p>
    <w:p w14:paraId="3A9D24F5" w14:textId="77777777" w:rsidR="00A35FC9" w:rsidRPr="0001070F" w:rsidRDefault="00A35FC9"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Urothelial cancer (renal pelvis, ureter, and/or bladder):</w:t>
      </w:r>
    </w:p>
    <w:p w14:paraId="399F981B" w14:textId="6D943DA4" w:rsidR="00A35FC9" w:rsidRPr="0001070F" w:rsidRDefault="003D22A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 xml:space="preserve">There is no clear evidence to support surveillance for urothelial cancers in Lynch syndrome. Surveillance may be considered in selected individuals such as those with a family history of urothelial cancer. Surveillance options may include annual urinalysis starting at age 30–35 y. However, there is limited evidence to recommend a particular surveillance strategy. I suggest </w:t>
      </w:r>
      <w:proofErr w:type="gramStart"/>
      <w:r w:rsidR="00A35FC9" w:rsidRPr="0001070F">
        <w:rPr>
          <w:rFonts w:ascii="Arial" w:hAnsi="Arial" w:cs="Arial"/>
          <w:kern w:val="0"/>
        </w:rPr>
        <w:t>to discuss</w:t>
      </w:r>
      <w:proofErr w:type="gramEnd"/>
      <w:r w:rsidR="00A35FC9" w:rsidRPr="0001070F">
        <w:rPr>
          <w:rFonts w:ascii="Arial" w:hAnsi="Arial" w:cs="Arial"/>
          <w:kern w:val="0"/>
        </w:rPr>
        <w:t xml:space="preserve"> this with your healthcare team. </w:t>
      </w:r>
    </w:p>
    <w:p w14:paraId="3A9B1A20" w14:textId="77777777" w:rsidR="00A35FC9" w:rsidRPr="0001070F" w:rsidRDefault="00A35FC9" w:rsidP="002447C8">
      <w:pPr>
        <w:autoSpaceDE w:val="0"/>
        <w:autoSpaceDN w:val="0"/>
        <w:adjustRightInd w:val="0"/>
        <w:spacing w:after="0" w:line="240" w:lineRule="auto"/>
        <w:rPr>
          <w:rFonts w:ascii="Arial" w:hAnsi="Arial" w:cs="Arial"/>
          <w:kern w:val="0"/>
        </w:rPr>
      </w:pPr>
    </w:p>
    <w:p w14:paraId="6B46210D" w14:textId="77777777" w:rsidR="00A35FC9" w:rsidRPr="0001070F" w:rsidRDefault="00A35FC9"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Pancreatic Cancer:</w:t>
      </w:r>
    </w:p>
    <w:p w14:paraId="7C6EF158" w14:textId="78794D31" w:rsidR="00A35FC9"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You may consider pancreatic cancer screening beginning at age 50 y (or 10 y younger than the earliest pancreatic cancer diagnosis in the family, whichever is earlier) for individuals with pancreatic cancer (exocrine type) in ≥1 first- or second-degree relatives from the same side of (or presumed to</w:t>
      </w:r>
    </w:p>
    <w:p w14:paraId="472DC676" w14:textId="77777777"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be from the same side of) the family as the Lynch syndrome carrier. </w:t>
      </w:r>
    </w:p>
    <w:p w14:paraId="422382B2" w14:textId="77777777"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For individuals considering pancreatic cancer screening, they should complete an annual contrast-enhanced MRI/magnetic resonance cholangiopancreatography (MRCP) and/or endoscopic ultrasound (EUS), with consideration of shorter screening intervals for individuals found to have potentially concerning abnormalities on screening. </w:t>
      </w:r>
    </w:p>
    <w:p w14:paraId="6759BABB" w14:textId="77777777" w:rsidR="00A35FC9" w:rsidRPr="0001070F" w:rsidRDefault="00A35FC9" w:rsidP="002447C8">
      <w:pPr>
        <w:autoSpaceDE w:val="0"/>
        <w:autoSpaceDN w:val="0"/>
        <w:adjustRightInd w:val="0"/>
        <w:spacing w:after="0" w:line="240" w:lineRule="auto"/>
        <w:rPr>
          <w:rFonts w:ascii="Arial" w:hAnsi="Arial" w:cs="Arial"/>
          <w:kern w:val="0"/>
        </w:rPr>
      </w:pPr>
    </w:p>
    <w:p w14:paraId="785D907D" w14:textId="77777777" w:rsidR="00A35FC9" w:rsidRPr="0001070F" w:rsidRDefault="00A35FC9"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Prostate Cancer:</w:t>
      </w:r>
    </w:p>
    <w:p w14:paraId="387D1594" w14:textId="6093368D" w:rsidR="00A35FC9"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 xml:space="preserve">Patients with Lynch syndrome should consider their risk based on the </w:t>
      </w:r>
      <w:proofErr w:type="gramStart"/>
      <w:r w:rsidR="00A35FC9" w:rsidRPr="0001070F">
        <w:rPr>
          <w:rFonts w:ascii="Arial" w:hAnsi="Arial" w:cs="Arial"/>
          <w:kern w:val="0"/>
        </w:rPr>
        <w:t>particular gene</w:t>
      </w:r>
      <w:proofErr w:type="gramEnd"/>
      <w:r w:rsidR="00A35FC9" w:rsidRPr="0001070F">
        <w:rPr>
          <w:rFonts w:ascii="Arial" w:hAnsi="Arial" w:cs="Arial"/>
          <w:kern w:val="0"/>
        </w:rPr>
        <w:t xml:space="preserve"> and family history of prostate cancer. It is reasonable for patients with Lynch syndrome to consider beginning shared decision-making about prostate cancer screening at age 40 y and to consider screening at annual intervals rather than every other year.</w:t>
      </w:r>
    </w:p>
    <w:p w14:paraId="31B1A682" w14:textId="77777777" w:rsidR="00A35FC9" w:rsidRPr="0001070F" w:rsidRDefault="00A35FC9" w:rsidP="002447C8">
      <w:pPr>
        <w:autoSpaceDE w:val="0"/>
        <w:autoSpaceDN w:val="0"/>
        <w:adjustRightInd w:val="0"/>
        <w:spacing w:after="0" w:line="240" w:lineRule="auto"/>
        <w:rPr>
          <w:rFonts w:ascii="Arial" w:hAnsi="Arial" w:cs="Arial"/>
          <w:kern w:val="0"/>
        </w:rPr>
      </w:pPr>
    </w:p>
    <w:p w14:paraId="074D979B" w14:textId="77777777" w:rsidR="00A35FC9" w:rsidRPr="0001070F" w:rsidRDefault="00A35FC9"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lastRenderedPageBreak/>
        <w:t>Breast Cancer:</w:t>
      </w:r>
    </w:p>
    <w:p w14:paraId="46BDC8A2" w14:textId="0AA0B2D7" w:rsidR="00A35FC9"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There have been suggestions that there is an increased risk for breast cancer in patients with Lynch syndrome; however, there is not enough evidence to support increased screening above average-risk breast cancer screening recommendations.</w:t>
      </w:r>
    </w:p>
    <w:p w14:paraId="79C6D8F2" w14:textId="77777777" w:rsidR="00A35FC9" w:rsidRPr="0001070F" w:rsidRDefault="00A35FC9" w:rsidP="002447C8">
      <w:pPr>
        <w:autoSpaceDE w:val="0"/>
        <w:autoSpaceDN w:val="0"/>
        <w:adjustRightInd w:val="0"/>
        <w:spacing w:after="0" w:line="240" w:lineRule="auto"/>
        <w:rPr>
          <w:rFonts w:ascii="Arial" w:hAnsi="Arial" w:cs="Arial"/>
          <w:kern w:val="0"/>
        </w:rPr>
      </w:pPr>
    </w:p>
    <w:p w14:paraId="5C7DC3E8" w14:textId="77777777" w:rsidR="00A35FC9" w:rsidRPr="0001070F" w:rsidRDefault="00A35FC9"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Brain Cancer:</w:t>
      </w:r>
    </w:p>
    <w:p w14:paraId="5FD18F32" w14:textId="4DBF3D7F" w:rsidR="00A35FC9"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A35FC9" w:rsidRPr="0001070F">
        <w:rPr>
          <w:rFonts w:ascii="Arial" w:hAnsi="Arial" w:cs="Arial"/>
          <w:kern w:val="0"/>
        </w:rPr>
        <w:t>Patients should be aware of the signs and symptoms of brain cancer (</w:t>
      </w:r>
      <w:proofErr w:type="spellStart"/>
      <w:proofErr w:type="gramStart"/>
      <w:r w:rsidR="00A35FC9" w:rsidRPr="0001070F">
        <w:rPr>
          <w:rFonts w:ascii="Arial" w:hAnsi="Arial" w:cs="Arial"/>
          <w:kern w:val="0"/>
        </w:rPr>
        <w:t>e.g.,</w:t>
      </w:r>
      <w:r w:rsidR="000472DC" w:rsidRPr="0001070F">
        <w:rPr>
          <w:rFonts w:ascii="Arial" w:hAnsi="Arial" w:cs="Arial"/>
          <w:kern w:val="0"/>
        </w:rPr>
        <w:t>headache</w:t>
      </w:r>
      <w:proofErr w:type="spellEnd"/>
      <w:proofErr w:type="gramEnd"/>
      <w:r w:rsidR="000472DC" w:rsidRPr="0001070F">
        <w:rPr>
          <w:rFonts w:ascii="Arial" w:hAnsi="Arial" w:cs="Arial"/>
          <w:kern w:val="0"/>
        </w:rPr>
        <w:t>, nausea</w:t>
      </w:r>
      <w:r w:rsidR="00A35FC9" w:rsidRPr="0001070F">
        <w:rPr>
          <w:rFonts w:ascii="Arial" w:hAnsi="Arial" w:cs="Arial"/>
          <w:kern w:val="0"/>
        </w:rPr>
        <w:t>/</w:t>
      </w:r>
      <w:r w:rsidR="000472DC" w:rsidRPr="0001070F">
        <w:rPr>
          <w:rFonts w:ascii="Arial" w:hAnsi="Arial" w:cs="Arial"/>
          <w:kern w:val="0"/>
        </w:rPr>
        <w:t>vomiting</w:t>
      </w:r>
      <w:r w:rsidR="00A35FC9" w:rsidRPr="0001070F">
        <w:rPr>
          <w:rFonts w:ascii="Arial" w:hAnsi="Arial" w:cs="Arial"/>
          <w:kern w:val="0"/>
        </w:rPr>
        <w:t>, change in neurologic function) and the importance of reporting abnormal symptoms</w:t>
      </w:r>
    </w:p>
    <w:p w14:paraId="056F4AEF" w14:textId="77777777" w:rsidR="00A35FC9" w:rsidRPr="0001070F" w:rsidRDefault="00A35FC9" w:rsidP="002447C8">
      <w:pPr>
        <w:autoSpaceDE w:val="0"/>
        <w:autoSpaceDN w:val="0"/>
        <w:adjustRightInd w:val="0"/>
        <w:spacing w:after="0" w:line="240" w:lineRule="auto"/>
        <w:rPr>
          <w:rFonts w:ascii="Arial" w:hAnsi="Arial" w:cs="Arial"/>
          <w:kern w:val="0"/>
        </w:rPr>
      </w:pPr>
      <w:r w:rsidRPr="0001070F">
        <w:rPr>
          <w:rFonts w:ascii="Arial" w:hAnsi="Arial" w:cs="Arial"/>
          <w:kern w:val="0"/>
        </w:rPr>
        <w:t>to their physicians.</w:t>
      </w:r>
    </w:p>
    <w:p w14:paraId="458CAFB9" w14:textId="77777777" w:rsidR="000472DC" w:rsidRPr="0001070F" w:rsidRDefault="000472DC" w:rsidP="002447C8">
      <w:pPr>
        <w:autoSpaceDE w:val="0"/>
        <w:autoSpaceDN w:val="0"/>
        <w:adjustRightInd w:val="0"/>
        <w:spacing w:after="0" w:line="240" w:lineRule="auto"/>
        <w:rPr>
          <w:rFonts w:ascii="Arial" w:hAnsi="Arial" w:cs="Arial"/>
          <w:kern w:val="0"/>
        </w:rPr>
      </w:pPr>
    </w:p>
    <w:p w14:paraId="0E483579" w14:textId="706AA685" w:rsidR="000472DC" w:rsidRPr="0001070F" w:rsidRDefault="000472DC" w:rsidP="0001070F">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7C933A78" w14:textId="77777777" w:rsidR="00DE026C" w:rsidRPr="0001070F" w:rsidRDefault="00DE026C" w:rsidP="002447C8">
      <w:pPr>
        <w:pStyle w:val="BodyText"/>
      </w:pPr>
    </w:p>
    <w:p w14:paraId="158C19CB" w14:textId="156AB32E" w:rsidR="00910FD5" w:rsidRPr="0001070F" w:rsidRDefault="00910FD5" w:rsidP="002447C8">
      <w:pPr>
        <w:pStyle w:val="BodyText"/>
        <w:rPr>
          <w:b/>
          <w:bCs/>
          <w:u w:val="single"/>
        </w:rPr>
      </w:pPr>
      <w:r w:rsidRPr="0001070F">
        <w:rPr>
          <w:b/>
          <w:bCs/>
          <w:u w:val="single"/>
        </w:rPr>
        <w:t>What are the surveillance and preventions I can take to reduce my risk of cancer or detecting cancer early if I have an MSH6 mutation? (elaborate version)</w:t>
      </w:r>
    </w:p>
    <w:p w14:paraId="63802157" w14:textId="77777777" w:rsidR="00910FD5" w:rsidRPr="0001070F" w:rsidRDefault="00910FD5" w:rsidP="002447C8">
      <w:pPr>
        <w:pStyle w:val="BodyText"/>
        <w:rPr>
          <w:b/>
          <w:bCs/>
          <w:u w:val="single"/>
        </w:rPr>
      </w:pPr>
    </w:p>
    <w:p w14:paraId="32B0E9BE" w14:textId="3AC64635" w:rsidR="00DE026C" w:rsidRPr="0001070F" w:rsidRDefault="00DE026C" w:rsidP="002447C8">
      <w:pPr>
        <w:pStyle w:val="BodyText"/>
        <w:rPr>
          <w:b/>
          <w:bCs/>
          <w:u w:val="single"/>
        </w:rPr>
      </w:pPr>
      <w:r w:rsidRPr="0001070F">
        <w:rPr>
          <w:b/>
          <w:bCs/>
          <w:u w:val="single"/>
        </w:rPr>
        <w:t>MSH6 mutation management, surveillance, and prevention strategies:</w:t>
      </w:r>
    </w:p>
    <w:p w14:paraId="4803E295" w14:textId="77777777" w:rsidR="00DE026C" w:rsidRPr="0001070F" w:rsidRDefault="00DE026C" w:rsidP="002447C8">
      <w:pPr>
        <w:pStyle w:val="BodyText"/>
      </w:pPr>
      <w:r w:rsidRPr="0001070F">
        <w:t>Recommendations for management and surveillance are based on your genetic test results and your personal/family history. Below is a list of recommendations by site of cancer risk:</w:t>
      </w:r>
    </w:p>
    <w:p w14:paraId="58184FAF" w14:textId="77777777" w:rsidR="00DE026C" w:rsidRPr="0001070F" w:rsidRDefault="00DE026C" w:rsidP="002447C8">
      <w:pPr>
        <w:adjustRightInd w:val="0"/>
        <w:spacing w:after="0" w:line="240" w:lineRule="auto"/>
        <w:rPr>
          <w:rFonts w:ascii="Arial" w:eastAsia="Times New Roman" w:hAnsi="Arial" w:cs="Arial"/>
          <w:b/>
        </w:rPr>
      </w:pPr>
    </w:p>
    <w:p w14:paraId="37B5D972" w14:textId="3195A2DD" w:rsidR="00DE026C" w:rsidRPr="0001070F" w:rsidRDefault="00DE026C" w:rsidP="002447C8">
      <w:pPr>
        <w:adjustRightInd w:val="0"/>
        <w:spacing w:after="0" w:line="240" w:lineRule="auto"/>
        <w:rPr>
          <w:rFonts w:ascii="Arial" w:eastAsia="Times New Roman" w:hAnsi="Arial" w:cs="Arial"/>
          <w:b/>
        </w:rPr>
      </w:pPr>
      <w:r w:rsidRPr="0001070F">
        <w:rPr>
          <w:rFonts w:ascii="Arial" w:eastAsia="Times New Roman" w:hAnsi="Arial" w:cs="Arial"/>
          <w:b/>
        </w:rPr>
        <w:t>Colorectal cancer:</w:t>
      </w:r>
    </w:p>
    <w:p w14:paraId="5663C154" w14:textId="707BD4D2" w:rsidR="00DE026C" w:rsidRPr="0001070F" w:rsidRDefault="007E6860" w:rsidP="002447C8">
      <w:pPr>
        <w:adjustRightInd w:val="0"/>
        <w:spacing w:after="0" w:line="240" w:lineRule="auto"/>
        <w:rPr>
          <w:rFonts w:ascii="Arial" w:hAnsi="Arial" w:cs="Arial"/>
          <w:b/>
        </w:rPr>
      </w:pPr>
      <w:r w:rsidRPr="0001070F">
        <w:rPr>
          <w:rFonts w:ascii="Arial" w:hAnsi="Arial" w:cs="Arial"/>
          <w:kern w:val="0"/>
        </w:rPr>
        <w:t xml:space="preserve">• </w:t>
      </w:r>
      <w:r w:rsidR="00DE026C" w:rsidRPr="0001070F">
        <w:rPr>
          <w:rFonts w:ascii="Arial" w:hAnsi="Arial" w:cs="Arial"/>
        </w:rPr>
        <w:t xml:space="preserve">Individuals with </w:t>
      </w:r>
      <w:r w:rsidR="00DE026C" w:rsidRPr="0001070F">
        <w:rPr>
          <w:rFonts w:ascii="Arial" w:hAnsi="Arial" w:cs="Arial"/>
          <w:b/>
          <w:bCs/>
          <w:i/>
          <w:iCs/>
        </w:rPr>
        <w:t>MSH6</w:t>
      </w:r>
      <w:r w:rsidR="00DE026C" w:rsidRPr="0001070F">
        <w:rPr>
          <w:rFonts w:ascii="Arial" w:hAnsi="Arial" w:cs="Arial"/>
          <w:i/>
          <w:iCs/>
        </w:rPr>
        <w:t xml:space="preserve"> </w:t>
      </w:r>
      <w:r w:rsidR="00DE026C" w:rsidRPr="0001070F">
        <w:rPr>
          <w:rFonts w:ascii="Arial" w:hAnsi="Arial" w:cs="Arial"/>
        </w:rPr>
        <w:t xml:space="preserve">mutations are recommended to undergo colonoscopy screening every 1-3 years starting between ages 30-35 or 2-5 years before the earliest colorectal cancer diagnosed before age 30. </w:t>
      </w:r>
    </w:p>
    <w:p w14:paraId="36D27F2D" w14:textId="59A07EAA" w:rsidR="00DE02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DE026C" w:rsidRPr="0001070F">
        <w:rPr>
          <w:rFonts w:ascii="Arial" w:hAnsi="Arial" w:cs="Arial"/>
          <w:kern w:val="0"/>
        </w:rPr>
        <w:t>Individuals with Lynch syndrome who have a risk for future colorectal cancer (</w:t>
      </w:r>
      <w:proofErr w:type="spellStart"/>
      <w:r w:rsidR="00DE026C" w:rsidRPr="0001070F">
        <w:rPr>
          <w:rFonts w:ascii="Arial" w:hAnsi="Arial" w:cs="Arial"/>
          <w:kern w:val="0"/>
        </w:rPr>
        <w:t>ie</w:t>
      </w:r>
      <w:proofErr w:type="spellEnd"/>
      <w:r w:rsidR="00DE026C" w:rsidRPr="0001070F">
        <w:rPr>
          <w:rFonts w:ascii="Arial" w:hAnsi="Arial" w:cs="Arial"/>
          <w:kern w:val="0"/>
        </w:rPr>
        <w:t>, excluding those with prior total proctocolectomy) should consider after consultation with their healthcare team, using daily aspirin to reduce their future risk of colorectal cancer. The decision to use aspirin for reduction of colorectal cancer risk in Lynch syndrome and the dose chosen should be made on an individual basis, including discussion of individual risks, benefits, adverse effects, and childbearing plans.</w:t>
      </w:r>
    </w:p>
    <w:p w14:paraId="4465A0F6" w14:textId="77777777" w:rsidR="00DE026C" w:rsidRPr="0001070F" w:rsidRDefault="00DE026C" w:rsidP="002447C8">
      <w:pPr>
        <w:autoSpaceDE w:val="0"/>
        <w:autoSpaceDN w:val="0"/>
        <w:adjustRightInd w:val="0"/>
        <w:spacing w:after="0" w:line="240" w:lineRule="auto"/>
        <w:rPr>
          <w:rFonts w:ascii="Arial" w:eastAsia="Times New Roman" w:hAnsi="Arial" w:cs="Arial"/>
          <w:bCs/>
          <w:highlight w:val="yellow"/>
        </w:rPr>
      </w:pPr>
    </w:p>
    <w:p w14:paraId="09DCDF61" w14:textId="77777777" w:rsidR="00DE026C" w:rsidRPr="0001070F" w:rsidRDefault="00DE026C" w:rsidP="002447C8">
      <w:pPr>
        <w:autoSpaceDE w:val="0"/>
        <w:autoSpaceDN w:val="0"/>
        <w:adjustRightInd w:val="0"/>
        <w:spacing w:after="0" w:line="240" w:lineRule="auto"/>
        <w:rPr>
          <w:rFonts w:ascii="Arial" w:eastAsia="Times New Roman" w:hAnsi="Arial" w:cs="Arial"/>
          <w:b/>
        </w:rPr>
      </w:pPr>
      <w:r w:rsidRPr="0001070F">
        <w:rPr>
          <w:rFonts w:ascii="Arial" w:eastAsia="Times New Roman" w:hAnsi="Arial" w:cs="Arial"/>
          <w:b/>
        </w:rPr>
        <w:t>Endometrial cancer:</w:t>
      </w:r>
    </w:p>
    <w:p w14:paraId="79722FD3" w14:textId="77777777" w:rsidR="00DE026C"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t>• Endometrial cancer can often be detected early based on symptoms, patients should be educated regarding the importance of prompt reporting and evaluation of any abnormal uterine bleeding or postmenopausal bleeding. The evaluation should include endometrial biopsy.</w:t>
      </w:r>
    </w:p>
    <w:p w14:paraId="53CBFDE3" w14:textId="06BB50A3" w:rsidR="00DE026C"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t>• Total hysterectomy has not been shown to reduce endometrial cancer mortality but can reduce the development of endometrial cancer. Therefore, hysterectomy is a risk-reducing surgical option</w:t>
      </w:r>
      <w:r w:rsidR="007E6860" w:rsidRPr="0001070F">
        <w:rPr>
          <w:rFonts w:ascii="Arial" w:hAnsi="Arial" w:cs="Arial"/>
          <w:kern w:val="0"/>
        </w:rPr>
        <w:t xml:space="preserve"> </w:t>
      </w:r>
      <w:r w:rsidRPr="0001070F">
        <w:rPr>
          <w:rFonts w:ascii="Arial" w:hAnsi="Arial" w:cs="Arial"/>
          <w:kern w:val="0"/>
        </w:rPr>
        <w:t>that can be considered after consulting with your healthcare team.</w:t>
      </w:r>
    </w:p>
    <w:p w14:paraId="0637D164" w14:textId="2F336001" w:rsidR="00DE026C"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t>• Timing of total hysterectomy can be individualized based on whether childbearing is complete, comorbidities, family history, and LS gene, as risks</w:t>
      </w:r>
      <w:r w:rsidR="008452F8" w:rsidRPr="0001070F">
        <w:rPr>
          <w:rFonts w:ascii="Arial" w:hAnsi="Arial" w:cs="Arial"/>
          <w:kern w:val="0"/>
        </w:rPr>
        <w:t xml:space="preserve"> </w:t>
      </w:r>
      <w:r w:rsidRPr="0001070F">
        <w:rPr>
          <w:rFonts w:ascii="Arial" w:hAnsi="Arial" w:cs="Arial"/>
          <w:kern w:val="0"/>
        </w:rPr>
        <w:t>for EC vary by LS gene. For patients requiring a colorectal surgery such as for CRC resection, coordination with risk-reducing gynecologic surgery</w:t>
      </w:r>
    </w:p>
    <w:p w14:paraId="616962CC" w14:textId="77777777" w:rsidR="008452F8"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should be considered. Given the higher risks of EC and ovarian cancer in </w:t>
      </w:r>
      <w:r w:rsidRPr="0001070F">
        <w:rPr>
          <w:rFonts w:ascii="Arial" w:hAnsi="Arial" w:cs="Arial"/>
          <w:b/>
          <w:bCs/>
          <w:i/>
          <w:iCs/>
          <w:kern w:val="0"/>
        </w:rPr>
        <w:t>MSH6</w:t>
      </w:r>
      <w:r w:rsidRPr="0001070F">
        <w:rPr>
          <w:rFonts w:ascii="Arial" w:hAnsi="Arial" w:cs="Arial"/>
          <w:i/>
          <w:iCs/>
          <w:kern w:val="0"/>
        </w:rPr>
        <w:t xml:space="preserve">, </w:t>
      </w:r>
      <w:r w:rsidRPr="0001070F">
        <w:rPr>
          <w:rFonts w:ascii="Arial" w:hAnsi="Arial" w:cs="Arial"/>
          <w:kern w:val="0"/>
        </w:rPr>
        <w:t xml:space="preserve">hysterectomy </w:t>
      </w:r>
      <w:proofErr w:type="gramStart"/>
      <w:r w:rsidRPr="0001070F">
        <w:rPr>
          <w:rFonts w:ascii="Arial" w:hAnsi="Arial" w:cs="Arial"/>
          <w:kern w:val="0"/>
        </w:rPr>
        <w:t xml:space="preserve">with </w:t>
      </w:r>
      <w:r w:rsidR="008452F8" w:rsidRPr="0001070F">
        <w:rPr>
          <w:rFonts w:ascii="Arial" w:hAnsi="Arial" w:cs="Arial"/>
          <w:kern w:val="0"/>
        </w:rPr>
        <w:t xml:space="preserve"> optional</w:t>
      </w:r>
      <w:proofErr w:type="gramEnd"/>
      <w:r w:rsidR="008452F8" w:rsidRPr="0001070F">
        <w:rPr>
          <w:rFonts w:ascii="Arial" w:hAnsi="Arial" w:cs="Arial"/>
          <w:kern w:val="0"/>
        </w:rPr>
        <w:t xml:space="preserve"> </w:t>
      </w:r>
      <w:r w:rsidRPr="0001070F">
        <w:rPr>
          <w:rFonts w:ascii="Arial" w:hAnsi="Arial" w:cs="Arial"/>
          <w:kern w:val="0"/>
        </w:rPr>
        <w:t xml:space="preserve">bilateral </w:t>
      </w:r>
      <w:proofErr w:type="spellStart"/>
      <w:r w:rsidRPr="0001070F">
        <w:rPr>
          <w:rFonts w:ascii="Arial" w:hAnsi="Arial" w:cs="Arial"/>
          <w:kern w:val="0"/>
        </w:rPr>
        <w:t>salpingectomyx</w:t>
      </w:r>
      <w:proofErr w:type="spellEnd"/>
      <w:r w:rsidRPr="0001070F">
        <w:rPr>
          <w:rFonts w:ascii="Arial" w:hAnsi="Arial" w:cs="Arial"/>
          <w:kern w:val="0"/>
        </w:rPr>
        <w:t xml:space="preserve"> may be</w:t>
      </w:r>
      <w:r w:rsidR="008452F8" w:rsidRPr="0001070F">
        <w:rPr>
          <w:rFonts w:ascii="Arial" w:hAnsi="Arial" w:cs="Arial"/>
          <w:kern w:val="0"/>
        </w:rPr>
        <w:t xml:space="preserve"> </w:t>
      </w:r>
      <w:r w:rsidRPr="0001070F">
        <w:rPr>
          <w:rFonts w:ascii="Arial" w:hAnsi="Arial" w:cs="Arial"/>
          <w:kern w:val="0"/>
        </w:rPr>
        <w:t>considered starting at age 40, with delayed bilateral oophorectomy starting at age 50.</w:t>
      </w:r>
    </w:p>
    <w:p w14:paraId="0A368DAB" w14:textId="0B01DC34" w:rsidR="00DE026C"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Unfortunately, screening for endometrial cancer does not have proven benefit in patients with Lynch syndrome. However, endometrial biopsy is very reliable diagnostic procedure. Screening with endometrial biopsy every 1–2 y starting at age 30–35 y can be considered after considering this option with your healthcare team. </w:t>
      </w:r>
    </w:p>
    <w:p w14:paraId="69E57F1C" w14:textId="77777777" w:rsidR="00DE026C"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lastRenderedPageBreak/>
        <w:t>• Transvaginal ultrasound to screen for endometrial cancer is not recommended for postmenopausal or premenopausal women.</w:t>
      </w:r>
    </w:p>
    <w:p w14:paraId="244A3289" w14:textId="77777777" w:rsidR="00DE026C" w:rsidRPr="0001070F" w:rsidRDefault="00DE026C" w:rsidP="002447C8">
      <w:pPr>
        <w:autoSpaceDE w:val="0"/>
        <w:autoSpaceDN w:val="0"/>
        <w:adjustRightInd w:val="0"/>
        <w:spacing w:after="0" w:line="240" w:lineRule="auto"/>
        <w:rPr>
          <w:rFonts w:ascii="Arial" w:eastAsia="Times New Roman" w:hAnsi="Arial" w:cs="Arial"/>
          <w:bCs/>
          <w:highlight w:val="yellow"/>
        </w:rPr>
      </w:pPr>
    </w:p>
    <w:p w14:paraId="4D8171AF" w14:textId="77777777" w:rsidR="00DE026C" w:rsidRPr="0001070F" w:rsidRDefault="00DE026C" w:rsidP="002447C8">
      <w:pPr>
        <w:autoSpaceDE w:val="0"/>
        <w:autoSpaceDN w:val="0"/>
        <w:adjustRightInd w:val="0"/>
        <w:spacing w:after="0" w:line="240" w:lineRule="auto"/>
        <w:rPr>
          <w:rFonts w:ascii="Arial" w:eastAsia="Times New Roman" w:hAnsi="Arial" w:cs="Arial"/>
          <w:b/>
        </w:rPr>
      </w:pPr>
      <w:r w:rsidRPr="0001070F">
        <w:rPr>
          <w:rFonts w:ascii="Arial" w:eastAsia="Times New Roman" w:hAnsi="Arial" w:cs="Arial"/>
          <w:b/>
        </w:rPr>
        <w:t>Ovarian cancer:</w:t>
      </w:r>
    </w:p>
    <w:p w14:paraId="0F9C107B" w14:textId="5B113017" w:rsidR="008452F8"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8452F8" w:rsidRPr="0001070F">
        <w:rPr>
          <w:rFonts w:ascii="Arial" w:hAnsi="Arial" w:cs="Arial"/>
          <w:kern w:val="0"/>
        </w:rPr>
        <w:t>Timing of total hysterectomy can be individualized based on whether childbearing is complete, comorbidities, family history, and LS gene, as risks</w:t>
      </w:r>
    </w:p>
    <w:p w14:paraId="0E468F28" w14:textId="5F0DF56F" w:rsidR="008452F8" w:rsidRPr="0001070F" w:rsidRDefault="008452F8" w:rsidP="002447C8">
      <w:pPr>
        <w:autoSpaceDE w:val="0"/>
        <w:autoSpaceDN w:val="0"/>
        <w:adjustRightInd w:val="0"/>
        <w:spacing w:after="0" w:line="240" w:lineRule="auto"/>
        <w:rPr>
          <w:rFonts w:ascii="Arial" w:hAnsi="Arial" w:cs="Arial"/>
          <w:kern w:val="0"/>
        </w:rPr>
      </w:pPr>
      <w:r w:rsidRPr="0001070F">
        <w:rPr>
          <w:rFonts w:ascii="Arial" w:hAnsi="Arial" w:cs="Arial"/>
          <w:kern w:val="0"/>
        </w:rPr>
        <w:t>for EC vary by LS gene. For patients requiring a colorectal surgery such as for CRC resection, coordination with risk-reducing gynecologic surgery</w:t>
      </w:r>
      <w:r w:rsidR="007E6860" w:rsidRPr="0001070F">
        <w:rPr>
          <w:rFonts w:ascii="Arial" w:hAnsi="Arial" w:cs="Arial"/>
          <w:kern w:val="0"/>
        </w:rPr>
        <w:t xml:space="preserve"> </w:t>
      </w:r>
      <w:r w:rsidRPr="0001070F">
        <w:rPr>
          <w:rFonts w:ascii="Arial" w:hAnsi="Arial" w:cs="Arial"/>
          <w:kern w:val="0"/>
        </w:rPr>
        <w:t xml:space="preserve">should be considered. Given the higher risks of EC and ovarian cancer in </w:t>
      </w:r>
      <w:r w:rsidRPr="0001070F">
        <w:rPr>
          <w:rFonts w:ascii="Arial" w:hAnsi="Arial" w:cs="Arial"/>
          <w:i/>
          <w:iCs/>
          <w:kern w:val="0"/>
        </w:rPr>
        <w:t xml:space="preserve">MSH6, </w:t>
      </w:r>
      <w:r w:rsidRPr="0001070F">
        <w:rPr>
          <w:rFonts w:ascii="Arial" w:hAnsi="Arial" w:cs="Arial"/>
          <w:kern w:val="0"/>
        </w:rPr>
        <w:t>hysterectomy with opportunistic bilateral salpingectomy may be</w:t>
      </w:r>
      <w:r w:rsidR="0074376C" w:rsidRPr="0001070F">
        <w:rPr>
          <w:rFonts w:ascii="Arial" w:hAnsi="Arial" w:cs="Arial"/>
          <w:kern w:val="0"/>
        </w:rPr>
        <w:t xml:space="preserve"> </w:t>
      </w:r>
      <w:r w:rsidRPr="0001070F">
        <w:rPr>
          <w:rFonts w:ascii="Arial" w:hAnsi="Arial" w:cs="Arial"/>
          <w:kern w:val="0"/>
        </w:rPr>
        <w:t>considered starting at age 40, with delayed bilateral oophorectomy starting at age 50 y.</w:t>
      </w:r>
    </w:p>
    <w:p w14:paraId="54EBA0A2" w14:textId="6818AE5D" w:rsidR="00DE026C"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There is no recommendation for routine ovarian cancer screening for Lynch syndrome. A blood test </w:t>
      </w:r>
      <w:r w:rsidR="0074376C" w:rsidRPr="0001070F">
        <w:rPr>
          <w:rFonts w:ascii="Arial" w:hAnsi="Arial" w:cs="Arial"/>
          <w:kern w:val="0"/>
        </w:rPr>
        <w:t>for</w:t>
      </w:r>
      <w:r w:rsidRPr="0001070F">
        <w:rPr>
          <w:rFonts w:ascii="Arial" w:hAnsi="Arial" w:cs="Arial"/>
          <w:kern w:val="0"/>
        </w:rPr>
        <w:t xml:space="preserve"> the marker CA-125 and pelvic ultrasound are recommended for preoperative planning.</w:t>
      </w:r>
    </w:p>
    <w:p w14:paraId="6E7E4F13" w14:textId="77777777" w:rsidR="00DE026C"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t>• Salpingectomy has been shown to reduce the risk of ovarian cancer in the general population and is an option for premenopausal patients with hereditary cancer risk who are not yet ready for oophorectomy.</w:t>
      </w:r>
    </w:p>
    <w:p w14:paraId="7EAC7F23" w14:textId="77777777" w:rsidR="00DE026C" w:rsidRPr="0001070F" w:rsidRDefault="00DE026C" w:rsidP="002447C8">
      <w:pPr>
        <w:autoSpaceDE w:val="0"/>
        <w:autoSpaceDN w:val="0"/>
        <w:adjustRightInd w:val="0"/>
        <w:spacing w:after="0" w:line="240" w:lineRule="auto"/>
        <w:rPr>
          <w:rFonts w:ascii="Arial" w:eastAsia="Times New Roman" w:hAnsi="Arial" w:cs="Arial"/>
          <w:bCs/>
        </w:rPr>
      </w:pPr>
      <w:r w:rsidRPr="0001070F">
        <w:rPr>
          <w:rFonts w:ascii="Arial" w:hAnsi="Arial" w:cs="Arial"/>
          <w:kern w:val="0"/>
        </w:rPr>
        <w:t>• Consider risk-reduction agents for endometrial and ovarian cancers, including oral contraceptive pills and progestin intrauterine systems.</w:t>
      </w:r>
    </w:p>
    <w:p w14:paraId="3A967001" w14:textId="77777777" w:rsidR="00DE026C" w:rsidRPr="0001070F" w:rsidRDefault="00DE026C" w:rsidP="002447C8">
      <w:pPr>
        <w:autoSpaceDE w:val="0"/>
        <w:autoSpaceDN w:val="0"/>
        <w:adjustRightInd w:val="0"/>
        <w:spacing w:after="0" w:line="240" w:lineRule="auto"/>
        <w:rPr>
          <w:rFonts w:ascii="Arial" w:hAnsi="Arial" w:cs="Arial"/>
          <w:b/>
          <w:bCs/>
          <w:kern w:val="0"/>
          <w:highlight w:val="yellow"/>
        </w:rPr>
      </w:pPr>
    </w:p>
    <w:p w14:paraId="3853ADCE" w14:textId="77777777" w:rsidR="00DE026C" w:rsidRPr="0001070F" w:rsidRDefault="00DE02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Gastric and small bowel cancer:</w:t>
      </w:r>
    </w:p>
    <w:p w14:paraId="7D3F90B3" w14:textId="358D8B40" w:rsidR="00DE02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DE026C" w:rsidRPr="0001070F">
        <w:rPr>
          <w:rFonts w:ascii="Arial" w:hAnsi="Arial" w:cs="Arial"/>
          <w:kern w:val="0"/>
        </w:rPr>
        <w:t xml:space="preserve">Individuals with Lynch syndrome are recommended to undergo upper gastrointestinal (GI) surveillance with high-quality </w:t>
      </w:r>
      <w:r w:rsidR="00DE026C" w:rsidRPr="0001070F">
        <w:rPr>
          <w:rFonts w:ascii="Arial" w:hAnsi="Arial" w:cs="Arial"/>
          <w:shd w:val="clear" w:color="auto" w:fill="FFFFFF"/>
        </w:rPr>
        <w:t>esophagogastroduodenoscopy (</w:t>
      </w:r>
      <w:r w:rsidR="00DE026C" w:rsidRPr="0001070F">
        <w:rPr>
          <w:rFonts w:ascii="Arial" w:hAnsi="Arial" w:cs="Arial"/>
          <w:kern w:val="0"/>
        </w:rPr>
        <w:t>EGD) starting at age 30–40 y and repeat every 2–4 y, preferably performed in conjunction with colonoscopy.</w:t>
      </w:r>
    </w:p>
    <w:p w14:paraId="0A9F0D34" w14:textId="1223ED9F" w:rsidR="00DE02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DE026C" w:rsidRPr="0001070F">
        <w:rPr>
          <w:rFonts w:ascii="Arial" w:hAnsi="Arial" w:cs="Arial"/>
          <w:kern w:val="0"/>
        </w:rPr>
        <w:t xml:space="preserve">Earlier endoscopy may be recommended before age 30 and/or surveillance interval less than 2 years may be considered based on family history of upper GI cancers or high-risk endoscopic findings (such as incomplete or extensive gastric intestinal metaplasia, gastric or duodenal adenomas, or Barrett esophagus with dysplasia). Random biopsy of the proximal and distal stomach should at minimum be performed on the initial procedure to assess for </w:t>
      </w:r>
      <w:r w:rsidR="00DE026C" w:rsidRPr="0001070F">
        <w:rPr>
          <w:rFonts w:ascii="Arial" w:hAnsi="Arial" w:cs="Arial"/>
          <w:i/>
          <w:iCs/>
          <w:kern w:val="0"/>
        </w:rPr>
        <w:t xml:space="preserve">H. pylori </w:t>
      </w:r>
      <w:r w:rsidR="00DE026C" w:rsidRPr="0001070F">
        <w:rPr>
          <w:rFonts w:ascii="Arial" w:hAnsi="Arial" w:cs="Arial"/>
          <w:kern w:val="0"/>
        </w:rPr>
        <w:t xml:space="preserve">(with treatment indicated if </w:t>
      </w:r>
      <w:r w:rsidR="00DE026C" w:rsidRPr="0001070F">
        <w:rPr>
          <w:rFonts w:ascii="Arial" w:hAnsi="Arial" w:cs="Arial"/>
          <w:i/>
          <w:iCs/>
          <w:kern w:val="0"/>
        </w:rPr>
        <w:t xml:space="preserve">H. pylori </w:t>
      </w:r>
      <w:r w:rsidR="00DE026C" w:rsidRPr="0001070F">
        <w:rPr>
          <w:rFonts w:ascii="Arial" w:hAnsi="Arial" w:cs="Arial"/>
          <w:kern w:val="0"/>
        </w:rPr>
        <w:t xml:space="preserve">is detected), autoimmune gastritis, and intestinal metaplasia. </w:t>
      </w:r>
    </w:p>
    <w:p w14:paraId="12CA4635" w14:textId="77777777" w:rsidR="00DE026C"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Individuals not undergoing upper endoscopic surveillance should have one-time noninvasive testing for </w:t>
      </w:r>
      <w:r w:rsidRPr="0001070F">
        <w:rPr>
          <w:rFonts w:ascii="Arial" w:hAnsi="Arial" w:cs="Arial"/>
          <w:i/>
          <w:iCs/>
          <w:kern w:val="0"/>
        </w:rPr>
        <w:t xml:space="preserve">H. pylori </w:t>
      </w:r>
      <w:r w:rsidRPr="0001070F">
        <w:rPr>
          <w:rFonts w:ascii="Arial" w:hAnsi="Arial" w:cs="Arial"/>
          <w:kern w:val="0"/>
        </w:rPr>
        <w:t xml:space="preserve">at the time of Lynch syndrome diagnosis, with treatment indicated if </w:t>
      </w:r>
      <w:r w:rsidRPr="0001070F">
        <w:rPr>
          <w:rFonts w:ascii="Arial" w:hAnsi="Arial" w:cs="Arial"/>
          <w:i/>
          <w:iCs/>
          <w:kern w:val="0"/>
        </w:rPr>
        <w:t xml:space="preserve">H. pylori </w:t>
      </w:r>
      <w:r w:rsidRPr="0001070F">
        <w:rPr>
          <w:rFonts w:ascii="Arial" w:hAnsi="Arial" w:cs="Arial"/>
          <w:kern w:val="0"/>
        </w:rPr>
        <w:t>is detected. The value of eradication for the prevention of gastric cancer in Lynch syndrome is still unknown.</w:t>
      </w:r>
    </w:p>
    <w:p w14:paraId="51125207" w14:textId="77777777" w:rsidR="00DE026C" w:rsidRPr="0001070F" w:rsidRDefault="00DE026C" w:rsidP="002447C8">
      <w:pPr>
        <w:autoSpaceDE w:val="0"/>
        <w:autoSpaceDN w:val="0"/>
        <w:adjustRightInd w:val="0"/>
        <w:spacing w:after="0" w:line="240" w:lineRule="auto"/>
        <w:rPr>
          <w:rFonts w:ascii="Arial" w:hAnsi="Arial" w:cs="Arial"/>
          <w:b/>
          <w:bCs/>
          <w:kern w:val="0"/>
          <w:highlight w:val="yellow"/>
        </w:rPr>
      </w:pPr>
    </w:p>
    <w:p w14:paraId="46E1C8A9" w14:textId="77777777" w:rsidR="00DE026C" w:rsidRPr="0001070F" w:rsidRDefault="00DE02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Urothelial cancer (renal pelvis, ureter, and/or bladder):</w:t>
      </w:r>
    </w:p>
    <w:p w14:paraId="5EDBC75F" w14:textId="075F984D" w:rsidR="00DE02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DE026C" w:rsidRPr="0001070F">
        <w:rPr>
          <w:rFonts w:ascii="Arial" w:hAnsi="Arial" w:cs="Arial"/>
          <w:kern w:val="0"/>
        </w:rPr>
        <w:t xml:space="preserve">There is no clear evidence to support surveillance for urothelial cancers in Lynch syndrome. Surveillance may be considered in selected individuals such as those with a family history of urothelial cancer. Surveillance options may include annual urinalysis starting at age 30–35 y. However, there is limited evidence to recommend a particular surveillance strategy. I suggest </w:t>
      </w:r>
      <w:r w:rsidR="00CB5F2D" w:rsidRPr="0001070F">
        <w:rPr>
          <w:rFonts w:ascii="Arial" w:hAnsi="Arial" w:cs="Arial"/>
          <w:kern w:val="0"/>
        </w:rPr>
        <w:t>discussing</w:t>
      </w:r>
      <w:r w:rsidR="00DE026C" w:rsidRPr="0001070F">
        <w:rPr>
          <w:rFonts w:ascii="Arial" w:hAnsi="Arial" w:cs="Arial"/>
          <w:kern w:val="0"/>
        </w:rPr>
        <w:t xml:space="preserve"> this with your healthcare team. </w:t>
      </w:r>
    </w:p>
    <w:p w14:paraId="307C6865" w14:textId="77777777" w:rsidR="00DE026C" w:rsidRPr="0001070F" w:rsidRDefault="00DE026C" w:rsidP="002447C8">
      <w:pPr>
        <w:autoSpaceDE w:val="0"/>
        <w:autoSpaceDN w:val="0"/>
        <w:adjustRightInd w:val="0"/>
        <w:spacing w:after="0" w:line="240" w:lineRule="auto"/>
        <w:rPr>
          <w:rFonts w:ascii="Arial" w:hAnsi="Arial" w:cs="Arial"/>
          <w:kern w:val="0"/>
          <w:highlight w:val="yellow"/>
        </w:rPr>
      </w:pPr>
    </w:p>
    <w:p w14:paraId="2FBDBF36" w14:textId="77777777" w:rsidR="00DE026C" w:rsidRPr="0001070F" w:rsidRDefault="00DE02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Pancreatic Cancer:</w:t>
      </w:r>
    </w:p>
    <w:p w14:paraId="1FDCE56C" w14:textId="7962638A" w:rsidR="00DE02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B5F2D" w:rsidRPr="0001070F">
        <w:rPr>
          <w:rFonts w:ascii="Arial" w:hAnsi="Arial" w:cs="Arial"/>
          <w:kern w:val="0"/>
        </w:rPr>
        <w:t xml:space="preserve">There are limited data on pancreatic cancer risk among </w:t>
      </w:r>
      <w:r w:rsidR="00CB5F2D" w:rsidRPr="0001070F">
        <w:rPr>
          <w:rFonts w:ascii="Arial" w:hAnsi="Arial" w:cs="Arial"/>
          <w:i/>
          <w:iCs/>
          <w:kern w:val="0"/>
        </w:rPr>
        <w:t xml:space="preserve">MSH6 </w:t>
      </w:r>
      <w:r w:rsidR="00CB5F2D" w:rsidRPr="0001070F">
        <w:rPr>
          <w:rFonts w:ascii="Arial" w:hAnsi="Arial" w:cs="Arial"/>
          <w:kern w:val="0"/>
        </w:rPr>
        <w:t xml:space="preserve">PV carriers. </w:t>
      </w:r>
      <w:r w:rsidR="00DE026C" w:rsidRPr="0001070F">
        <w:rPr>
          <w:rFonts w:ascii="Arial" w:hAnsi="Arial" w:cs="Arial"/>
          <w:kern w:val="0"/>
        </w:rPr>
        <w:t>You may consider pancreatic cancer screening beginning at age 50 y (or 10 y younger than the earliest pancreatic cancer diagnosis in the family, whichever is earlier) for individuals with pancreatic cancer (exocrine type) in ≥1 first- or second-degree relatives from the same side of (or presumed to</w:t>
      </w:r>
      <w:r w:rsidR="00CB5F2D" w:rsidRPr="0001070F">
        <w:rPr>
          <w:rFonts w:ascii="Arial" w:hAnsi="Arial" w:cs="Arial"/>
          <w:kern w:val="0"/>
        </w:rPr>
        <w:t xml:space="preserve"> </w:t>
      </w:r>
      <w:r w:rsidR="00DE026C" w:rsidRPr="0001070F">
        <w:rPr>
          <w:rFonts w:ascii="Arial" w:hAnsi="Arial" w:cs="Arial"/>
          <w:kern w:val="0"/>
        </w:rPr>
        <w:t xml:space="preserve">be from the same side of) the family as the Lynch syndrome carrier. </w:t>
      </w:r>
    </w:p>
    <w:p w14:paraId="785A13DB" w14:textId="77777777" w:rsidR="00DE026C" w:rsidRPr="0001070F" w:rsidRDefault="00DE026C"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For individuals considering pancreatic cancer screening, they should complete an annual contrast-enhanced MRI/magnetic resonance cholangiopancreatography (MRCP) and/or </w:t>
      </w:r>
      <w:r w:rsidRPr="0001070F">
        <w:rPr>
          <w:rFonts w:ascii="Arial" w:hAnsi="Arial" w:cs="Arial"/>
          <w:kern w:val="0"/>
        </w:rPr>
        <w:lastRenderedPageBreak/>
        <w:t xml:space="preserve">endoscopic ultrasound (EUS), with consideration of shorter screening intervals for individuals found to have potentially concerning abnormalities on screening. </w:t>
      </w:r>
    </w:p>
    <w:p w14:paraId="32B8BE88" w14:textId="77777777" w:rsidR="00DE026C" w:rsidRPr="0001070F" w:rsidRDefault="00DE026C" w:rsidP="002447C8">
      <w:pPr>
        <w:autoSpaceDE w:val="0"/>
        <w:autoSpaceDN w:val="0"/>
        <w:adjustRightInd w:val="0"/>
        <w:spacing w:after="0" w:line="240" w:lineRule="auto"/>
        <w:rPr>
          <w:rFonts w:ascii="Arial" w:hAnsi="Arial" w:cs="Arial"/>
          <w:kern w:val="0"/>
          <w:highlight w:val="yellow"/>
        </w:rPr>
      </w:pPr>
    </w:p>
    <w:p w14:paraId="7472388D" w14:textId="77777777" w:rsidR="00DE026C" w:rsidRPr="0001070F" w:rsidRDefault="00DE02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Prostate Cancer:</w:t>
      </w:r>
    </w:p>
    <w:p w14:paraId="5CF06E8F" w14:textId="4E918D5C" w:rsidR="00DE02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DE026C" w:rsidRPr="0001070F">
        <w:rPr>
          <w:rFonts w:ascii="Arial" w:hAnsi="Arial" w:cs="Arial"/>
          <w:kern w:val="0"/>
        </w:rPr>
        <w:t xml:space="preserve">Patients with Lynch syndrome should consider their risk based on the </w:t>
      </w:r>
      <w:proofErr w:type="gramStart"/>
      <w:r w:rsidR="00DE026C" w:rsidRPr="0001070F">
        <w:rPr>
          <w:rFonts w:ascii="Arial" w:hAnsi="Arial" w:cs="Arial"/>
          <w:kern w:val="0"/>
        </w:rPr>
        <w:t>particular gene</w:t>
      </w:r>
      <w:proofErr w:type="gramEnd"/>
      <w:r w:rsidR="00DE026C" w:rsidRPr="0001070F">
        <w:rPr>
          <w:rFonts w:ascii="Arial" w:hAnsi="Arial" w:cs="Arial"/>
          <w:kern w:val="0"/>
        </w:rPr>
        <w:t xml:space="preserve"> and family history of prostate cancer. It is reasonable for patients with Lynch syndrome to consider beginning shared decision-making about prostate cancer screening at age 40 y and to consider screening at annual intervals rather than every other year.</w:t>
      </w:r>
    </w:p>
    <w:p w14:paraId="0ECE4F2D" w14:textId="77777777" w:rsidR="00DE026C" w:rsidRPr="0001070F" w:rsidRDefault="00DE026C" w:rsidP="002447C8">
      <w:pPr>
        <w:autoSpaceDE w:val="0"/>
        <w:autoSpaceDN w:val="0"/>
        <w:adjustRightInd w:val="0"/>
        <w:spacing w:after="0" w:line="240" w:lineRule="auto"/>
        <w:rPr>
          <w:rFonts w:ascii="Arial" w:hAnsi="Arial" w:cs="Arial"/>
          <w:kern w:val="0"/>
        </w:rPr>
      </w:pPr>
    </w:p>
    <w:p w14:paraId="1BC0220E" w14:textId="77777777" w:rsidR="00DE026C" w:rsidRPr="0001070F" w:rsidRDefault="00DE02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Breast Cancer:</w:t>
      </w:r>
    </w:p>
    <w:p w14:paraId="34E7291C" w14:textId="40E8CF60" w:rsidR="00DE02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DE026C" w:rsidRPr="0001070F">
        <w:rPr>
          <w:rFonts w:ascii="Arial" w:hAnsi="Arial" w:cs="Arial"/>
          <w:kern w:val="0"/>
        </w:rPr>
        <w:t>There have been suggestions that there is an increased risk for breast cancer in patients with Lynch syndrome; however, there is not enough evidence to support increased screening above average-risk breast cancer screening recommendations.</w:t>
      </w:r>
    </w:p>
    <w:p w14:paraId="2320EF97" w14:textId="77777777" w:rsidR="00DE026C" w:rsidRPr="0001070F" w:rsidRDefault="00DE026C" w:rsidP="002447C8">
      <w:pPr>
        <w:autoSpaceDE w:val="0"/>
        <w:autoSpaceDN w:val="0"/>
        <w:adjustRightInd w:val="0"/>
        <w:spacing w:after="0" w:line="240" w:lineRule="auto"/>
        <w:rPr>
          <w:rFonts w:ascii="Arial" w:hAnsi="Arial" w:cs="Arial"/>
          <w:kern w:val="0"/>
          <w:highlight w:val="yellow"/>
        </w:rPr>
      </w:pPr>
    </w:p>
    <w:p w14:paraId="41943438" w14:textId="77777777" w:rsidR="00DE026C" w:rsidRPr="0001070F" w:rsidRDefault="00DE02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Brain Cancer:</w:t>
      </w:r>
    </w:p>
    <w:p w14:paraId="4CEB54CE" w14:textId="7EC0FE08" w:rsidR="00DE02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DE026C" w:rsidRPr="0001070F">
        <w:rPr>
          <w:rFonts w:ascii="Arial" w:hAnsi="Arial" w:cs="Arial"/>
          <w:kern w:val="0"/>
        </w:rPr>
        <w:t>Patients should be aware of the signs and symptoms of brain cancer (</w:t>
      </w:r>
      <w:r w:rsidR="00CB5F2D" w:rsidRPr="0001070F">
        <w:rPr>
          <w:rFonts w:ascii="Arial" w:hAnsi="Arial" w:cs="Arial"/>
          <w:kern w:val="0"/>
        </w:rPr>
        <w:t>e.g., headache, nausea</w:t>
      </w:r>
      <w:r w:rsidR="00DE026C" w:rsidRPr="0001070F">
        <w:rPr>
          <w:rFonts w:ascii="Arial" w:hAnsi="Arial" w:cs="Arial"/>
          <w:kern w:val="0"/>
        </w:rPr>
        <w:t>/</w:t>
      </w:r>
      <w:r w:rsidR="00CB5F2D" w:rsidRPr="0001070F">
        <w:rPr>
          <w:rFonts w:ascii="Arial" w:hAnsi="Arial" w:cs="Arial"/>
          <w:kern w:val="0"/>
        </w:rPr>
        <w:t>vomiting</w:t>
      </w:r>
      <w:r w:rsidR="00DE026C" w:rsidRPr="0001070F">
        <w:rPr>
          <w:rFonts w:ascii="Arial" w:hAnsi="Arial" w:cs="Arial"/>
          <w:kern w:val="0"/>
        </w:rPr>
        <w:t>, change in neurologic function) and the importance of reporting abnormal symptoms</w:t>
      </w:r>
      <w:r w:rsidRPr="0001070F">
        <w:rPr>
          <w:rFonts w:ascii="Arial" w:hAnsi="Arial" w:cs="Arial"/>
          <w:kern w:val="0"/>
        </w:rPr>
        <w:t xml:space="preserve"> </w:t>
      </w:r>
      <w:r w:rsidR="00DE026C" w:rsidRPr="0001070F">
        <w:rPr>
          <w:rFonts w:ascii="Arial" w:hAnsi="Arial" w:cs="Arial"/>
          <w:kern w:val="0"/>
        </w:rPr>
        <w:t>to their physicians.</w:t>
      </w:r>
    </w:p>
    <w:p w14:paraId="6BE1C680" w14:textId="77777777" w:rsidR="000472DC" w:rsidRPr="0001070F" w:rsidRDefault="000472DC" w:rsidP="002447C8">
      <w:pPr>
        <w:autoSpaceDE w:val="0"/>
        <w:autoSpaceDN w:val="0"/>
        <w:adjustRightInd w:val="0"/>
        <w:spacing w:after="0" w:line="240" w:lineRule="auto"/>
        <w:rPr>
          <w:rFonts w:ascii="Arial" w:hAnsi="Arial" w:cs="Arial"/>
          <w:kern w:val="0"/>
        </w:rPr>
      </w:pPr>
    </w:p>
    <w:p w14:paraId="6E9AE32C" w14:textId="0BF63A36" w:rsidR="000472DC" w:rsidRPr="0001070F" w:rsidRDefault="000472DC" w:rsidP="0001070F">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1718EFB6" w14:textId="77777777" w:rsidR="00DE026C" w:rsidRPr="0001070F" w:rsidRDefault="00DE026C" w:rsidP="002447C8">
      <w:pPr>
        <w:pStyle w:val="BodyText"/>
      </w:pPr>
    </w:p>
    <w:p w14:paraId="3968A8C7" w14:textId="5D821D90" w:rsidR="00910FD5" w:rsidRPr="0001070F" w:rsidRDefault="00910FD5" w:rsidP="002447C8">
      <w:pPr>
        <w:pStyle w:val="BodyText"/>
        <w:rPr>
          <w:b/>
          <w:bCs/>
          <w:u w:val="single"/>
        </w:rPr>
      </w:pPr>
      <w:r w:rsidRPr="0001070F">
        <w:rPr>
          <w:b/>
          <w:bCs/>
          <w:u w:val="single"/>
        </w:rPr>
        <w:t>What are the surveillance and prevention</w:t>
      </w:r>
      <w:r w:rsidR="0037174D" w:rsidRPr="0001070F">
        <w:rPr>
          <w:b/>
          <w:bCs/>
          <w:u w:val="single"/>
        </w:rPr>
        <w:t>s</w:t>
      </w:r>
      <w:r w:rsidRPr="0001070F">
        <w:rPr>
          <w:b/>
          <w:bCs/>
          <w:u w:val="single"/>
        </w:rPr>
        <w:t xml:space="preserve"> I can take to reduce my risk of cancer or detecting cancer early if I have a PMS2 mutation? (elaborate version)</w:t>
      </w:r>
    </w:p>
    <w:p w14:paraId="69AED774" w14:textId="77777777" w:rsidR="00C4056C" w:rsidRPr="0001070F" w:rsidRDefault="00C4056C" w:rsidP="002447C8">
      <w:pPr>
        <w:pStyle w:val="Default"/>
        <w:rPr>
          <w:rFonts w:eastAsia="Times New Roman"/>
          <w:bCs/>
          <w:color w:val="auto"/>
          <w:sz w:val="22"/>
          <w:szCs w:val="22"/>
        </w:rPr>
      </w:pPr>
    </w:p>
    <w:p w14:paraId="738C776C" w14:textId="77777777" w:rsidR="00C4056C" w:rsidRPr="0001070F" w:rsidRDefault="00C4056C" w:rsidP="002447C8">
      <w:pPr>
        <w:pStyle w:val="BodyText"/>
        <w:rPr>
          <w:b/>
          <w:bCs/>
          <w:u w:val="single"/>
        </w:rPr>
      </w:pPr>
      <w:r w:rsidRPr="0001070F">
        <w:rPr>
          <w:b/>
          <w:bCs/>
          <w:u w:val="single"/>
        </w:rPr>
        <w:t>PMS2 mutation management, surveillance, and prevention strategies:</w:t>
      </w:r>
    </w:p>
    <w:p w14:paraId="6ECE54DB" w14:textId="77777777"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rPr>
        <w:t xml:space="preserve">Recommendations for management and surveillance are based on your genetic test results and your personal/family history. </w:t>
      </w:r>
      <w:r w:rsidRPr="0001070F">
        <w:rPr>
          <w:rFonts w:ascii="Arial" w:hAnsi="Arial" w:cs="Arial"/>
          <w:kern w:val="0"/>
        </w:rPr>
        <w:t xml:space="preserve">Other than colorectal and endometrial cancer, surveillance recommendations are expert opinion rather than </w:t>
      </w:r>
      <w:proofErr w:type="gramStart"/>
      <w:r w:rsidRPr="0001070F">
        <w:rPr>
          <w:rFonts w:ascii="Arial" w:hAnsi="Arial" w:cs="Arial"/>
          <w:kern w:val="0"/>
        </w:rPr>
        <w:t>evidence-based</w:t>
      </w:r>
      <w:proofErr w:type="gramEnd"/>
      <w:r w:rsidRPr="0001070F">
        <w:rPr>
          <w:rFonts w:ascii="Arial" w:hAnsi="Arial" w:cs="Arial"/>
          <w:kern w:val="0"/>
        </w:rPr>
        <w:t xml:space="preserve">. </w:t>
      </w:r>
      <w:r w:rsidRPr="0001070F">
        <w:rPr>
          <w:rFonts w:ascii="Arial" w:hAnsi="Arial" w:cs="Arial"/>
        </w:rPr>
        <w:t>Below is a list of recommendations by site of cancer risk:</w:t>
      </w:r>
    </w:p>
    <w:p w14:paraId="7C9A41AD" w14:textId="77777777" w:rsidR="00C4056C" w:rsidRPr="0001070F" w:rsidRDefault="00C4056C" w:rsidP="002447C8">
      <w:pPr>
        <w:adjustRightInd w:val="0"/>
        <w:spacing w:after="0" w:line="240" w:lineRule="auto"/>
        <w:rPr>
          <w:rFonts w:ascii="Arial" w:eastAsia="Times New Roman" w:hAnsi="Arial" w:cs="Arial"/>
          <w:b/>
        </w:rPr>
      </w:pPr>
    </w:p>
    <w:p w14:paraId="44D68E3F" w14:textId="77777777" w:rsidR="00C4056C" w:rsidRPr="0001070F" w:rsidRDefault="00C4056C" w:rsidP="002447C8">
      <w:pPr>
        <w:adjustRightInd w:val="0"/>
        <w:spacing w:after="0" w:line="240" w:lineRule="auto"/>
        <w:rPr>
          <w:rFonts w:ascii="Arial" w:eastAsia="Times New Roman" w:hAnsi="Arial" w:cs="Arial"/>
          <w:b/>
        </w:rPr>
      </w:pPr>
      <w:r w:rsidRPr="0001070F">
        <w:rPr>
          <w:rFonts w:ascii="Arial" w:eastAsia="Times New Roman" w:hAnsi="Arial" w:cs="Arial"/>
          <w:b/>
        </w:rPr>
        <w:t>Colorectal:</w:t>
      </w:r>
    </w:p>
    <w:p w14:paraId="761BDF39" w14:textId="4CDE62EE" w:rsidR="00C4056C" w:rsidRPr="0001070F" w:rsidRDefault="007E6860" w:rsidP="002447C8">
      <w:pPr>
        <w:adjustRightInd w:val="0"/>
        <w:spacing w:after="0" w:line="240" w:lineRule="auto"/>
        <w:rPr>
          <w:rFonts w:ascii="Arial" w:hAnsi="Arial" w:cs="Arial"/>
          <w:b/>
        </w:rPr>
      </w:pPr>
      <w:r w:rsidRPr="0001070F">
        <w:rPr>
          <w:rFonts w:ascii="Arial" w:hAnsi="Arial" w:cs="Arial"/>
          <w:kern w:val="0"/>
        </w:rPr>
        <w:t xml:space="preserve">• </w:t>
      </w:r>
      <w:r w:rsidR="00C4056C" w:rsidRPr="0001070F">
        <w:rPr>
          <w:rFonts w:ascii="Arial" w:hAnsi="Arial" w:cs="Arial"/>
        </w:rPr>
        <w:t xml:space="preserve">Individuals with PMS2 Lynch syndrome are recommended to undergo colonoscopy screening every 1-3 years starting between ages 30-35 or 2-5 years before the earliest colorectal cancer diagnosed before age 30. </w:t>
      </w:r>
    </w:p>
    <w:p w14:paraId="55E70B40" w14:textId="77777777" w:rsidR="00C4056C" w:rsidRPr="0001070F" w:rsidRDefault="00C4056C" w:rsidP="002447C8">
      <w:pPr>
        <w:autoSpaceDE w:val="0"/>
        <w:autoSpaceDN w:val="0"/>
        <w:adjustRightInd w:val="0"/>
        <w:spacing w:after="0" w:line="240" w:lineRule="auto"/>
        <w:rPr>
          <w:rFonts w:ascii="Arial" w:eastAsia="Times New Roman" w:hAnsi="Arial" w:cs="Arial"/>
          <w:bCs/>
          <w:highlight w:val="yellow"/>
        </w:rPr>
      </w:pPr>
    </w:p>
    <w:p w14:paraId="1BA76AEC" w14:textId="77777777" w:rsidR="00C4056C" w:rsidRPr="0001070F" w:rsidRDefault="00C4056C" w:rsidP="002447C8">
      <w:pPr>
        <w:autoSpaceDE w:val="0"/>
        <w:autoSpaceDN w:val="0"/>
        <w:adjustRightInd w:val="0"/>
        <w:spacing w:after="0" w:line="240" w:lineRule="auto"/>
        <w:rPr>
          <w:rFonts w:ascii="Arial" w:eastAsia="Times New Roman" w:hAnsi="Arial" w:cs="Arial"/>
          <w:b/>
        </w:rPr>
      </w:pPr>
      <w:r w:rsidRPr="0001070F">
        <w:rPr>
          <w:rFonts w:ascii="Arial" w:eastAsia="Times New Roman" w:hAnsi="Arial" w:cs="Arial"/>
          <w:b/>
        </w:rPr>
        <w:t>Endometrial cancer:</w:t>
      </w:r>
    </w:p>
    <w:p w14:paraId="00BD9CF4" w14:textId="0A861F34" w:rsidR="00C4056C" w:rsidRPr="0001070F" w:rsidRDefault="007E6860" w:rsidP="002447C8">
      <w:pPr>
        <w:autoSpaceDE w:val="0"/>
        <w:autoSpaceDN w:val="0"/>
        <w:adjustRightInd w:val="0"/>
        <w:spacing w:after="0" w:line="240" w:lineRule="auto"/>
        <w:rPr>
          <w:rFonts w:ascii="Arial" w:eastAsia="Times New Roman" w:hAnsi="Arial" w:cs="Arial"/>
          <w:b/>
        </w:rPr>
      </w:pPr>
      <w:r w:rsidRPr="0001070F">
        <w:rPr>
          <w:rFonts w:ascii="Arial" w:hAnsi="Arial" w:cs="Arial"/>
          <w:kern w:val="0"/>
        </w:rPr>
        <w:t xml:space="preserve">• </w:t>
      </w:r>
      <w:r w:rsidR="00C4056C" w:rsidRPr="0001070F">
        <w:rPr>
          <w:rFonts w:ascii="Arial" w:hAnsi="Arial" w:cs="Arial"/>
          <w:i/>
          <w:iCs/>
          <w:kern w:val="0"/>
        </w:rPr>
        <w:t xml:space="preserve">PMS2 </w:t>
      </w:r>
      <w:r w:rsidR="00C4056C" w:rsidRPr="0001070F">
        <w:rPr>
          <w:rFonts w:ascii="Arial" w:hAnsi="Arial" w:cs="Arial"/>
          <w:kern w:val="0"/>
        </w:rPr>
        <w:t>carriers appear to be at only a modestly increased risk of endometrial cancer in contrast to other mutations that cause Lynch syndrome.</w:t>
      </w:r>
    </w:p>
    <w:p w14:paraId="053AFF7B" w14:textId="77777777"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Endometrial cancer can often be detected early based on symptoms, patients should be educated regarding the importance of prompt reporting and evaluation of any abnormal uterine bleeding or postmenopausal bleeding. The evaluation should include endometrial biopsy.</w:t>
      </w:r>
    </w:p>
    <w:p w14:paraId="7F261182" w14:textId="65412704"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Total hysterectomy has not been shown to reduce endometrial cancer mortality but can reduce the development of endometrial cancer. Therefore, hysterectomy is a risk-reducing surgical option</w:t>
      </w:r>
      <w:r w:rsidR="007E6860" w:rsidRPr="0001070F">
        <w:rPr>
          <w:rFonts w:ascii="Arial" w:hAnsi="Arial" w:cs="Arial"/>
          <w:kern w:val="0"/>
        </w:rPr>
        <w:t xml:space="preserve"> </w:t>
      </w:r>
      <w:r w:rsidRPr="0001070F">
        <w:rPr>
          <w:rFonts w:ascii="Arial" w:hAnsi="Arial" w:cs="Arial"/>
          <w:kern w:val="0"/>
        </w:rPr>
        <w:t>that can be considered after consulting with your healthcare team.</w:t>
      </w:r>
    </w:p>
    <w:p w14:paraId="727AA3EE" w14:textId="77777777"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Timing of total hysterectomy can be individualized based on whether childbearing is complete, comorbidities, family history, and LS gene, as risks for endometrial cancer vary by Lynch syndrome gene. Given the higher risks of endometrial cancer in </w:t>
      </w:r>
      <w:r w:rsidRPr="0001070F">
        <w:rPr>
          <w:rFonts w:ascii="Arial" w:hAnsi="Arial" w:cs="Arial"/>
          <w:i/>
          <w:iCs/>
          <w:kern w:val="0"/>
        </w:rPr>
        <w:t>PMS2</w:t>
      </w:r>
      <w:r w:rsidRPr="0001070F">
        <w:rPr>
          <w:rFonts w:ascii="Arial" w:hAnsi="Arial" w:cs="Arial"/>
          <w:kern w:val="0"/>
        </w:rPr>
        <w:t>, hysterectomy with BSO may be considered starting at age 50.</w:t>
      </w:r>
    </w:p>
    <w:p w14:paraId="65EFDD77" w14:textId="77777777"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Unfortunately, screening for endometrial cancer does not have proven benefit in patients with Lynch syndrome. However, endometrial biopsy is very reliable diagnostic procedure. Screening </w:t>
      </w:r>
      <w:r w:rsidRPr="0001070F">
        <w:rPr>
          <w:rFonts w:ascii="Arial" w:hAnsi="Arial" w:cs="Arial"/>
          <w:kern w:val="0"/>
        </w:rPr>
        <w:lastRenderedPageBreak/>
        <w:t xml:space="preserve">with endometrial biopsy every 1–2 y starting at age 30–35 y can be considered after considering this option with your healthcare team. </w:t>
      </w:r>
    </w:p>
    <w:p w14:paraId="3E100FBF" w14:textId="77777777"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Transvaginal ultrasound to screen for endometrial cancer is not recommended for postmenopausal or premenopausal women.</w:t>
      </w:r>
    </w:p>
    <w:p w14:paraId="0938F359" w14:textId="77777777" w:rsidR="00C4056C" w:rsidRPr="0001070F" w:rsidRDefault="00C4056C" w:rsidP="002447C8">
      <w:pPr>
        <w:autoSpaceDE w:val="0"/>
        <w:autoSpaceDN w:val="0"/>
        <w:adjustRightInd w:val="0"/>
        <w:spacing w:after="0" w:line="240" w:lineRule="auto"/>
        <w:rPr>
          <w:rFonts w:ascii="Arial" w:eastAsia="Times New Roman" w:hAnsi="Arial" w:cs="Arial"/>
          <w:bCs/>
          <w:highlight w:val="yellow"/>
        </w:rPr>
      </w:pPr>
    </w:p>
    <w:p w14:paraId="68DC5274" w14:textId="77777777" w:rsidR="00C4056C" w:rsidRPr="0001070F" w:rsidRDefault="00C4056C" w:rsidP="002447C8">
      <w:pPr>
        <w:autoSpaceDE w:val="0"/>
        <w:autoSpaceDN w:val="0"/>
        <w:adjustRightInd w:val="0"/>
        <w:spacing w:after="0" w:line="240" w:lineRule="auto"/>
        <w:rPr>
          <w:rFonts w:ascii="Arial" w:eastAsia="Times New Roman" w:hAnsi="Arial" w:cs="Arial"/>
          <w:b/>
        </w:rPr>
      </w:pPr>
      <w:r w:rsidRPr="0001070F">
        <w:rPr>
          <w:rFonts w:ascii="Arial" w:eastAsia="Times New Roman" w:hAnsi="Arial" w:cs="Arial"/>
          <w:b/>
        </w:rPr>
        <w:t>Ovarian cancer:</w:t>
      </w:r>
    </w:p>
    <w:p w14:paraId="21F6EBFF" w14:textId="23E7B12B" w:rsidR="00C405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4056C" w:rsidRPr="0001070F">
        <w:rPr>
          <w:rFonts w:ascii="Arial" w:hAnsi="Arial" w:cs="Arial"/>
          <w:kern w:val="0"/>
        </w:rPr>
        <w:t xml:space="preserve">Insufficient evidence exists to make a specific recommendation for risk reducing </w:t>
      </w:r>
      <w:proofErr w:type="spellStart"/>
      <w:r w:rsidR="00C4056C" w:rsidRPr="0001070F">
        <w:rPr>
          <w:rFonts w:ascii="Arial" w:hAnsi="Arial" w:cs="Arial"/>
          <w:kern w:val="0"/>
        </w:rPr>
        <w:t>salphingo</w:t>
      </w:r>
      <w:proofErr w:type="spellEnd"/>
      <w:r w:rsidR="00C4056C" w:rsidRPr="0001070F">
        <w:rPr>
          <w:rFonts w:ascii="Arial" w:hAnsi="Arial" w:cs="Arial"/>
          <w:kern w:val="0"/>
        </w:rPr>
        <w:t xml:space="preserve">-oophorectomy (RRSO) for </w:t>
      </w:r>
      <w:r w:rsidR="00C4056C" w:rsidRPr="0001070F">
        <w:rPr>
          <w:rFonts w:ascii="Arial" w:hAnsi="Arial" w:cs="Arial"/>
          <w:i/>
          <w:iCs/>
          <w:kern w:val="0"/>
        </w:rPr>
        <w:t>PMS2 mutation</w:t>
      </w:r>
      <w:r w:rsidR="00C4056C" w:rsidRPr="0001070F">
        <w:rPr>
          <w:rFonts w:ascii="Arial" w:hAnsi="Arial" w:cs="Arial"/>
          <w:kern w:val="0"/>
        </w:rPr>
        <w:t xml:space="preserve"> carriers. </w:t>
      </w:r>
      <w:r w:rsidR="00C4056C" w:rsidRPr="0001070F">
        <w:rPr>
          <w:rFonts w:ascii="Arial" w:hAnsi="Arial" w:cs="Arial"/>
          <w:i/>
          <w:iCs/>
          <w:kern w:val="0"/>
        </w:rPr>
        <w:t>PMS2 mutation carriers</w:t>
      </w:r>
      <w:r w:rsidR="00C4056C" w:rsidRPr="0001070F">
        <w:rPr>
          <w:rFonts w:ascii="Arial" w:hAnsi="Arial" w:cs="Arial"/>
          <w:kern w:val="0"/>
        </w:rPr>
        <w:t xml:space="preserve"> appear to be at no greater than</w:t>
      </w:r>
      <w:r w:rsidRPr="0001070F">
        <w:rPr>
          <w:rFonts w:ascii="Arial" w:hAnsi="Arial" w:cs="Arial"/>
          <w:kern w:val="0"/>
        </w:rPr>
        <w:t xml:space="preserve"> </w:t>
      </w:r>
      <w:r w:rsidR="00C4056C" w:rsidRPr="0001070F">
        <w:rPr>
          <w:rFonts w:ascii="Arial" w:hAnsi="Arial" w:cs="Arial"/>
          <w:kern w:val="0"/>
        </w:rPr>
        <w:t xml:space="preserve">average risk for ovarian </w:t>
      </w:r>
      <w:proofErr w:type="gramStart"/>
      <w:r w:rsidR="00C4056C" w:rsidRPr="0001070F">
        <w:rPr>
          <w:rFonts w:ascii="Arial" w:hAnsi="Arial" w:cs="Arial"/>
          <w:kern w:val="0"/>
        </w:rPr>
        <w:t>cancer, and</w:t>
      </w:r>
      <w:proofErr w:type="gramEnd"/>
      <w:r w:rsidR="00C4056C" w:rsidRPr="0001070F">
        <w:rPr>
          <w:rFonts w:ascii="Arial" w:hAnsi="Arial" w:cs="Arial"/>
          <w:kern w:val="0"/>
        </w:rPr>
        <w:t xml:space="preserve"> may consider deferring surveillance and may reasonably elect not to have oophorectomy.</w:t>
      </w:r>
    </w:p>
    <w:p w14:paraId="5BE812CF" w14:textId="1A8687CD"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Bilateral </w:t>
      </w:r>
      <w:proofErr w:type="spellStart"/>
      <w:r w:rsidRPr="0001070F">
        <w:rPr>
          <w:rFonts w:ascii="Arial" w:hAnsi="Arial" w:cs="Arial"/>
          <w:kern w:val="0"/>
        </w:rPr>
        <w:t>salpingo-oopherctomy</w:t>
      </w:r>
      <w:proofErr w:type="spellEnd"/>
      <w:r w:rsidRPr="0001070F">
        <w:rPr>
          <w:rFonts w:ascii="Arial" w:hAnsi="Arial" w:cs="Arial"/>
          <w:kern w:val="0"/>
        </w:rPr>
        <w:t xml:space="preserve"> (BSO)- removal of both ovaries- may reduce the incidence of ovarian cancer. The decision to have a BSO as a risk-reducing option by patients who have completed</w:t>
      </w:r>
      <w:r w:rsidR="007E6860" w:rsidRPr="0001070F">
        <w:rPr>
          <w:rFonts w:ascii="Arial" w:hAnsi="Arial" w:cs="Arial"/>
          <w:kern w:val="0"/>
        </w:rPr>
        <w:t xml:space="preserve"> </w:t>
      </w:r>
      <w:r w:rsidRPr="0001070F">
        <w:rPr>
          <w:rFonts w:ascii="Arial" w:hAnsi="Arial" w:cs="Arial"/>
          <w:kern w:val="0"/>
        </w:rPr>
        <w:t>childbearing should be individualized and done with consultation with a gynecologist with expertise in LS.</w:t>
      </w:r>
    </w:p>
    <w:p w14:paraId="6E529FDB" w14:textId="4DF56DFA"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Timing of BSO should be individualized based on whether childbearing is complete, menopause status, comorbidities, family history, and Lynch syndrome gene, as risks for ovarian cancer vary by gene. Hysterectomy with BSO may be considered starting at age 50 y. As premature menopause due to</w:t>
      </w:r>
      <w:r w:rsidR="007E6860" w:rsidRPr="0001070F">
        <w:rPr>
          <w:rFonts w:ascii="Arial" w:hAnsi="Arial" w:cs="Arial"/>
          <w:kern w:val="0"/>
        </w:rPr>
        <w:t xml:space="preserve"> </w:t>
      </w:r>
      <w:r w:rsidRPr="0001070F">
        <w:rPr>
          <w:rFonts w:ascii="Arial" w:hAnsi="Arial" w:cs="Arial"/>
          <w:kern w:val="0"/>
        </w:rPr>
        <w:t>oophorectomy can cause detriments to bone health, cardiovascular health, and generalized quality of life, estrogen replacement therapy should</w:t>
      </w:r>
    </w:p>
    <w:p w14:paraId="72CB8BC4" w14:textId="77777777"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be considered.</w:t>
      </w:r>
    </w:p>
    <w:p w14:paraId="05BDDE1C" w14:textId="77777777"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There is no recommendation for routine ovarian cancer screening for Lynch syndrome. A blood test for the marker CA-125 and pelvic ultrasound are recommended for preoperative planning.</w:t>
      </w:r>
    </w:p>
    <w:p w14:paraId="5FFE8E0B" w14:textId="77777777"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Salpingectomy has been shown to reduce the risk of ovarian cancer in the general population and is an option for premenopausal patients with hereditary cancer risk who are not yet ready for oophorectomy.</w:t>
      </w:r>
    </w:p>
    <w:p w14:paraId="439C2CD7" w14:textId="77777777" w:rsidR="00C4056C" w:rsidRPr="0001070F" w:rsidRDefault="00C4056C" w:rsidP="002447C8">
      <w:pPr>
        <w:autoSpaceDE w:val="0"/>
        <w:autoSpaceDN w:val="0"/>
        <w:adjustRightInd w:val="0"/>
        <w:spacing w:after="0" w:line="240" w:lineRule="auto"/>
        <w:rPr>
          <w:rFonts w:ascii="Arial" w:eastAsia="Times New Roman" w:hAnsi="Arial" w:cs="Arial"/>
          <w:bCs/>
        </w:rPr>
      </w:pPr>
      <w:r w:rsidRPr="0001070F">
        <w:rPr>
          <w:rFonts w:ascii="Arial" w:hAnsi="Arial" w:cs="Arial"/>
          <w:kern w:val="0"/>
        </w:rPr>
        <w:t>• Consider risk-reduction agents for endometrial and ovarian cancers, including oral contraceptive pills and progestin intrauterine systems.</w:t>
      </w:r>
    </w:p>
    <w:p w14:paraId="5970FCB6" w14:textId="77777777" w:rsidR="00C4056C" w:rsidRPr="0001070F" w:rsidRDefault="00C4056C" w:rsidP="002447C8">
      <w:pPr>
        <w:autoSpaceDE w:val="0"/>
        <w:autoSpaceDN w:val="0"/>
        <w:adjustRightInd w:val="0"/>
        <w:spacing w:after="0" w:line="240" w:lineRule="auto"/>
        <w:rPr>
          <w:rFonts w:ascii="Arial" w:hAnsi="Arial" w:cs="Arial"/>
          <w:b/>
          <w:bCs/>
          <w:kern w:val="0"/>
          <w:highlight w:val="yellow"/>
        </w:rPr>
      </w:pPr>
    </w:p>
    <w:p w14:paraId="5E9BAC54" w14:textId="77777777" w:rsidR="00C4056C" w:rsidRPr="0001070F" w:rsidRDefault="00C405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Gastric and small bowel cancer:</w:t>
      </w:r>
    </w:p>
    <w:p w14:paraId="152F0708" w14:textId="5B88FB7E" w:rsidR="00C405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4056C" w:rsidRPr="0001070F">
        <w:rPr>
          <w:rFonts w:ascii="Arial" w:hAnsi="Arial" w:cs="Arial"/>
          <w:kern w:val="0"/>
        </w:rPr>
        <w:t xml:space="preserve">Individuals with Lynch syndrome are recommended to undergo upper gastrointestinal (GI) surveillance with </w:t>
      </w:r>
      <w:r w:rsidR="00C4056C" w:rsidRPr="0001070F">
        <w:rPr>
          <w:rFonts w:ascii="Arial" w:hAnsi="Arial" w:cs="Arial"/>
          <w:shd w:val="clear" w:color="auto" w:fill="FFFFFF"/>
        </w:rPr>
        <w:t>esophagogastroduodenoscopy (</w:t>
      </w:r>
      <w:r w:rsidR="00C4056C" w:rsidRPr="0001070F">
        <w:rPr>
          <w:rFonts w:ascii="Arial" w:hAnsi="Arial" w:cs="Arial"/>
          <w:kern w:val="0"/>
        </w:rPr>
        <w:t>EGD) starting at age 30–40 y and repeat every 2–4 y, preferably performed in conjunction with colonoscopy.</w:t>
      </w:r>
    </w:p>
    <w:p w14:paraId="482D82B1" w14:textId="3124EB4A" w:rsidR="00C405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4056C" w:rsidRPr="0001070F">
        <w:rPr>
          <w:rFonts w:ascii="Arial" w:hAnsi="Arial" w:cs="Arial"/>
          <w:kern w:val="0"/>
        </w:rPr>
        <w:t xml:space="preserve">Earlier endoscopy may be recommended before age 30 and/or surveillance interval less than 2 years may be considered based on family history of upper GI cancers or high-risk endoscopic findings (such as incomplete or extensive gastric intestinal metaplasia, gastric or duodenal adenomas, or Barrett esophagus with dysplasia). Random biopsy of the proximal and distal stomach should at minimum be performed on the initial procedure to assess for </w:t>
      </w:r>
      <w:r w:rsidR="00C4056C" w:rsidRPr="0001070F">
        <w:rPr>
          <w:rFonts w:ascii="Arial" w:hAnsi="Arial" w:cs="Arial"/>
          <w:i/>
          <w:iCs/>
          <w:kern w:val="0"/>
        </w:rPr>
        <w:t xml:space="preserve">H. pylori </w:t>
      </w:r>
      <w:r w:rsidR="00C4056C" w:rsidRPr="0001070F">
        <w:rPr>
          <w:rFonts w:ascii="Arial" w:hAnsi="Arial" w:cs="Arial"/>
          <w:kern w:val="0"/>
        </w:rPr>
        <w:t xml:space="preserve">(with treatment indicated if </w:t>
      </w:r>
      <w:r w:rsidR="00C4056C" w:rsidRPr="0001070F">
        <w:rPr>
          <w:rFonts w:ascii="Arial" w:hAnsi="Arial" w:cs="Arial"/>
          <w:i/>
          <w:iCs/>
          <w:kern w:val="0"/>
        </w:rPr>
        <w:t xml:space="preserve">H. pylori </w:t>
      </w:r>
      <w:r w:rsidR="00C4056C" w:rsidRPr="0001070F">
        <w:rPr>
          <w:rFonts w:ascii="Arial" w:hAnsi="Arial" w:cs="Arial"/>
          <w:kern w:val="0"/>
        </w:rPr>
        <w:t xml:space="preserve">is detected), autoimmune gastritis, and intestinal metaplasia. </w:t>
      </w:r>
    </w:p>
    <w:p w14:paraId="11DF7991" w14:textId="3CA7134B" w:rsidR="00C4056C" w:rsidRPr="0001070F" w:rsidRDefault="00C4056C" w:rsidP="002447C8">
      <w:pPr>
        <w:autoSpaceDE w:val="0"/>
        <w:autoSpaceDN w:val="0"/>
        <w:adjustRightInd w:val="0"/>
        <w:spacing w:after="0" w:line="240" w:lineRule="auto"/>
        <w:rPr>
          <w:rFonts w:ascii="Arial" w:hAnsi="Arial" w:cs="Arial"/>
          <w:b/>
          <w:bCs/>
          <w:kern w:val="0"/>
          <w:highlight w:val="yellow"/>
        </w:rPr>
      </w:pPr>
      <w:r w:rsidRPr="0001070F">
        <w:rPr>
          <w:rFonts w:ascii="Arial" w:hAnsi="Arial" w:cs="Arial"/>
          <w:kern w:val="0"/>
        </w:rPr>
        <w:t xml:space="preserve">• Individuals not undergoing upper endoscopic surveillance should have one-time noninvasive testing for </w:t>
      </w:r>
      <w:r w:rsidRPr="0001070F">
        <w:rPr>
          <w:rFonts w:ascii="Arial" w:hAnsi="Arial" w:cs="Arial"/>
          <w:i/>
          <w:iCs/>
          <w:kern w:val="0"/>
        </w:rPr>
        <w:t xml:space="preserve">H. pylori </w:t>
      </w:r>
      <w:r w:rsidRPr="0001070F">
        <w:rPr>
          <w:rFonts w:ascii="Arial" w:hAnsi="Arial" w:cs="Arial"/>
          <w:kern w:val="0"/>
        </w:rPr>
        <w:t xml:space="preserve">at the time of Lynch syndrome diagnosis, with treatment indicated if </w:t>
      </w:r>
      <w:r w:rsidRPr="0001070F">
        <w:rPr>
          <w:rFonts w:ascii="Arial" w:hAnsi="Arial" w:cs="Arial"/>
          <w:i/>
          <w:iCs/>
          <w:kern w:val="0"/>
        </w:rPr>
        <w:t xml:space="preserve">H. pylori </w:t>
      </w:r>
      <w:r w:rsidRPr="0001070F">
        <w:rPr>
          <w:rFonts w:ascii="Arial" w:hAnsi="Arial" w:cs="Arial"/>
          <w:kern w:val="0"/>
        </w:rPr>
        <w:t>is detected. The value of eradication for the prevention of gastric cancer in Lynch syndrome is still unknown.</w:t>
      </w:r>
    </w:p>
    <w:p w14:paraId="4547615A" w14:textId="77777777" w:rsidR="00C4056C" w:rsidRPr="0001070F" w:rsidRDefault="00C4056C" w:rsidP="002447C8">
      <w:pPr>
        <w:autoSpaceDE w:val="0"/>
        <w:autoSpaceDN w:val="0"/>
        <w:adjustRightInd w:val="0"/>
        <w:spacing w:after="0" w:line="240" w:lineRule="auto"/>
        <w:rPr>
          <w:rFonts w:ascii="Arial" w:hAnsi="Arial" w:cs="Arial"/>
          <w:b/>
          <w:bCs/>
          <w:kern w:val="0"/>
          <w:highlight w:val="yellow"/>
        </w:rPr>
      </w:pPr>
    </w:p>
    <w:p w14:paraId="5E6EA3F1" w14:textId="77777777" w:rsidR="00C4056C" w:rsidRPr="0001070F" w:rsidRDefault="00C405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Urothelial cancer (renal pelvis, ureter, and/or bladder):</w:t>
      </w:r>
    </w:p>
    <w:p w14:paraId="5594441E" w14:textId="7063398A" w:rsidR="00C405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4056C" w:rsidRPr="0001070F">
        <w:rPr>
          <w:rFonts w:ascii="Arial" w:hAnsi="Arial" w:cs="Arial"/>
          <w:kern w:val="0"/>
        </w:rPr>
        <w:t xml:space="preserve">There is no clear evidence to support surveillance for urothelial cancers in Lynch syndrome. Surveillance may be considered in selected individuals such as those with a family history of urothelial cancer. Surveillance options may include annual urinalysis starting at age 30–35 y. However, there is limited evidence to recommend a particular surveillance strategy. I suggest discussing this with your healthcare team. </w:t>
      </w:r>
    </w:p>
    <w:p w14:paraId="34061E7F" w14:textId="77777777" w:rsidR="00C4056C" w:rsidRPr="0001070F" w:rsidRDefault="00C4056C" w:rsidP="002447C8">
      <w:pPr>
        <w:autoSpaceDE w:val="0"/>
        <w:autoSpaceDN w:val="0"/>
        <w:adjustRightInd w:val="0"/>
        <w:spacing w:after="0" w:line="240" w:lineRule="auto"/>
        <w:rPr>
          <w:rFonts w:ascii="Arial" w:hAnsi="Arial" w:cs="Arial"/>
          <w:kern w:val="0"/>
        </w:rPr>
      </w:pPr>
    </w:p>
    <w:p w14:paraId="69CCC1AE" w14:textId="77777777" w:rsidR="00C4056C" w:rsidRPr="0001070F" w:rsidRDefault="00C405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lastRenderedPageBreak/>
        <w:t>Pancreatic Cancer:</w:t>
      </w:r>
    </w:p>
    <w:p w14:paraId="6F2F1E5A" w14:textId="29A36429" w:rsidR="00C405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4056C" w:rsidRPr="0001070F">
        <w:rPr>
          <w:rFonts w:ascii="Arial" w:hAnsi="Arial" w:cs="Arial"/>
          <w:i/>
          <w:iCs/>
          <w:kern w:val="0"/>
        </w:rPr>
        <w:t xml:space="preserve">PMS2 </w:t>
      </w:r>
      <w:r w:rsidR="00C4056C" w:rsidRPr="0001070F">
        <w:rPr>
          <w:rFonts w:ascii="Arial" w:hAnsi="Arial" w:cs="Arial"/>
          <w:kern w:val="0"/>
        </w:rPr>
        <w:t>carriers have not been shown to be at increased risk for pancreatic cancer.</w:t>
      </w:r>
    </w:p>
    <w:p w14:paraId="7DAC6358" w14:textId="77777777" w:rsidR="00C4056C" w:rsidRPr="0001070F" w:rsidRDefault="00C4056C" w:rsidP="002447C8">
      <w:pPr>
        <w:autoSpaceDE w:val="0"/>
        <w:autoSpaceDN w:val="0"/>
        <w:adjustRightInd w:val="0"/>
        <w:spacing w:after="0" w:line="240" w:lineRule="auto"/>
        <w:rPr>
          <w:rFonts w:ascii="Arial" w:hAnsi="Arial" w:cs="Arial"/>
          <w:kern w:val="0"/>
        </w:rPr>
      </w:pPr>
      <w:r w:rsidRPr="0001070F">
        <w:rPr>
          <w:rFonts w:ascii="Arial" w:hAnsi="Arial" w:cs="Arial"/>
          <w:kern w:val="0"/>
        </w:rPr>
        <w:t>• Patients with a family history of pancreatic cancer should receive care based on careful assessment and clinical judgment.</w:t>
      </w:r>
    </w:p>
    <w:p w14:paraId="596C2286" w14:textId="77777777" w:rsidR="00C4056C" w:rsidRPr="0001070F" w:rsidRDefault="00C4056C" w:rsidP="002447C8">
      <w:pPr>
        <w:autoSpaceDE w:val="0"/>
        <w:autoSpaceDN w:val="0"/>
        <w:adjustRightInd w:val="0"/>
        <w:spacing w:after="0" w:line="240" w:lineRule="auto"/>
        <w:rPr>
          <w:rFonts w:ascii="Arial" w:hAnsi="Arial" w:cs="Arial"/>
          <w:kern w:val="0"/>
        </w:rPr>
      </w:pPr>
    </w:p>
    <w:p w14:paraId="24755CC0" w14:textId="77777777" w:rsidR="00C4056C" w:rsidRPr="0001070F" w:rsidRDefault="00C405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Prostate Cancer:</w:t>
      </w:r>
    </w:p>
    <w:p w14:paraId="45740512" w14:textId="7C464AA3" w:rsidR="00C405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4056C" w:rsidRPr="0001070F">
        <w:rPr>
          <w:rFonts w:ascii="Arial" w:hAnsi="Arial" w:cs="Arial"/>
          <w:kern w:val="0"/>
        </w:rPr>
        <w:t xml:space="preserve">Patients with Lynch syndrome should consider their risk based on the </w:t>
      </w:r>
      <w:proofErr w:type="gramStart"/>
      <w:r w:rsidR="00C4056C" w:rsidRPr="0001070F">
        <w:rPr>
          <w:rFonts w:ascii="Arial" w:hAnsi="Arial" w:cs="Arial"/>
          <w:kern w:val="0"/>
        </w:rPr>
        <w:t>particular gene</w:t>
      </w:r>
      <w:proofErr w:type="gramEnd"/>
      <w:r w:rsidR="00C4056C" w:rsidRPr="0001070F">
        <w:rPr>
          <w:rFonts w:ascii="Arial" w:hAnsi="Arial" w:cs="Arial"/>
          <w:kern w:val="0"/>
        </w:rPr>
        <w:t xml:space="preserve"> and family history of prostate cancer. It is reasonable for patients with Lynch syndrome to consider beginning shared decision-making about prostate cancer screening at age 40 y and to consider screening at annual intervals rather than every other year.</w:t>
      </w:r>
    </w:p>
    <w:p w14:paraId="0EF35CC8" w14:textId="77777777" w:rsidR="00C4056C" w:rsidRPr="0001070F" w:rsidRDefault="00C4056C" w:rsidP="002447C8">
      <w:pPr>
        <w:autoSpaceDE w:val="0"/>
        <w:autoSpaceDN w:val="0"/>
        <w:adjustRightInd w:val="0"/>
        <w:spacing w:after="0" w:line="240" w:lineRule="auto"/>
        <w:rPr>
          <w:rFonts w:ascii="Arial" w:hAnsi="Arial" w:cs="Arial"/>
          <w:kern w:val="0"/>
        </w:rPr>
      </w:pPr>
    </w:p>
    <w:p w14:paraId="293B24F2" w14:textId="77777777" w:rsidR="00C4056C" w:rsidRPr="0001070F" w:rsidRDefault="00C405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Breast Cancer:</w:t>
      </w:r>
    </w:p>
    <w:p w14:paraId="5D052BE8" w14:textId="2FAA55F0" w:rsidR="00C405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4056C" w:rsidRPr="0001070F">
        <w:rPr>
          <w:rFonts w:ascii="Arial" w:hAnsi="Arial" w:cs="Arial"/>
          <w:kern w:val="0"/>
        </w:rPr>
        <w:t>There have been suggestions that there is an increased risk for breast cancer in patients with Lynch syndrome; however, there is not enough evidence to support increased screening above average-risk breast cancer screening recommendations.</w:t>
      </w:r>
    </w:p>
    <w:p w14:paraId="2A7254E0" w14:textId="77777777" w:rsidR="00C4056C" w:rsidRPr="0001070F" w:rsidRDefault="00C4056C" w:rsidP="002447C8">
      <w:pPr>
        <w:autoSpaceDE w:val="0"/>
        <w:autoSpaceDN w:val="0"/>
        <w:adjustRightInd w:val="0"/>
        <w:spacing w:after="0" w:line="240" w:lineRule="auto"/>
        <w:rPr>
          <w:rFonts w:ascii="Arial" w:hAnsi="Arial" w:cs="Arial"/>
          <w:kern w:val="0"/>
          <w:highlight w:val="yellow"/>
        </w:rPr>
      </w:pPr>
    </w:p>
    <w:p w14:paraId="7F2ED6EF" w14:textId="77777777" w:rsidR="00C4056C" w:rsidRPr="0001070F" w:rsidRDefault="00C4056C"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Brain Cancer:</w:t>
      </w:r>
    </w:p>
    <w:p w14:paraId="42F88C8E" w14:textId="34AFA271" w:rsidR="00C4056C"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4056C" w:rsidRPr="0001070F">
        <w:rPr>
          <w:rFonts w:ascii="Arial" w:hAnsi="Arial" w:cs="Arial"/>
          <w:kern w:val="0"/>
        </w:rPr>
        <w:t>Patients should be aware of the signs and symptoms of brain cancer (e.g., headache, nausea/vomiting, change in neurologic function) and the importance of reporting abnormal symptoms to their physicians.</w:t>
      </w:r>
    </w:p>
    <w:p w14:paraId="4A1B3639" w14:textId="77777777" w:rsidR="00C4056C" w:rsidRPr="0001070F" w:rsidRDefault="00C4056C" w:rsidP="002447C8">
      <w:pPr>
        <w:pStyle w:val="BodyText"/>
        <w:rPr>
          <w:b/>
          <w:bCs/>
          <w:u w:val="single"/>
        </w:rPr>
      </w:pPr>
    </w:p>
    <w:p w14:paraId="33FC9058" w14:textId="77777777" w:rsidR="000472DC" w:rsidRPr="0001070F" w:rsidRDefault="000472DC" w:rsidP="000472DC">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2DDB1377" w14:textId="77777777" w:rsidR="00C4056C" w:rsidRPr="0001070F" w:rsidRDefault="00C4056C" w:rsidP="002447C8">
      <w:pPr>
        <w:pStyle w:val="BodyText"/>
        <w:rPr>
          <w:b/>
          <w:bCs/>
          <w:u w:val="single"/>
        </w:rPr>
      </w:pPr>
    </w:p>
    <w:p w14:paraId="2601874A" w14:textId="0C6C0D0D" w:rsidR="00910FD5" w:rsidRPr="0001070F" w:rsidRDefault="00910FD5" w:rsidP="002447C8">
      <w:pPr>
        <w:pStyle w:val="BodyText"/>
        <w:rPr>
          <w:b/>
          <w:bCs/>
          <w:u w:val="single"/>
        </w:rPr>
      </w:pPr>
      <w:r w:rsidRPr="0001070F">
        <w:rPr>
          <w:b/>
          <w:bCs/>
          <w:u w:val="single"/>
        </w:rPr>
        <w:t xml:space="preserve">What are the surveillance and preventions I can take to reduce my risk of cancer or detecting cancer early if I have an MSH2 mutation? </w:t>
      </w:r>
    </w:p>
    <w:p w14:paraId="27BEFE0C" w14:textId="77777777" w:rsidR="00C4056C" w:rsidRPr="0001070F" w:rsidRDefault="00C4056C" w:rsidP="002447C8">
      <w:pPr>
        <w:pStyle w:val="BodyText"/>
        <w:rPr>
          <w:b/>
          <w:bCs/>
          <w:u w:val="single"/>
        </w:rPr>
      </w:pPr>
    </w:p>
    <w:p w14:paraId="50F2FB2E" w14:textId="03C49619" w:rsidR="00B433E1" w:rsidRPr="0001070F" w:rsidRDefault="00B433E1" w:rsidP="002447C8">
      <w:pPr>
        <w:pStyle w:val="BodyText"/>
        <w:rPr>
          <w:b/>
          <w:bCs/>
          <w:u w:val="single"/>
        </w:rPr>
      </w:pPr>
      <w:r w:rsidRPr="0001070F">
        <w:rPr>
          <w:b/>
          <w:bCs/>
          <w:u w:val="single"/>
        </w:rPr>
        <w:t>MSH2 mutation management</w:t>
      </w:r>
      <w:r w:rsidR="00E004FA" w:rsidRPr="0001070F">
        <w:rPr>
          <w:b/>
          <w:bCs/>
          <w:u w:val="single"/>
        </w:rPr>
        <w:t xml:space="preserve">, </w:t>
      </w:r>
      <w:r w:rsidRPr="0001070F">
        <w:rPr>
          <w:b/>
          <w:bCs/>
          <w:u w:val="single"/>
        </w:rPr>
        <w:t>surveillance</w:t>
      </w:r>
      <w:r w:rsidR="00E004FA" w:rsidRPr="0001070F">
        <w:rPr>
          <w:b/>
          <w:bCs/>
          <w:u w:val="single"/>
        </w:rPr>
        <w:t xml:space="preserve"> and prevention strategies</w:t>
      </w:r>
      <w:r w:rsidRPr="0001070F">
        <w:rPr>
          <w:b/>
          <w:bCs/>
          <w:u w:val="single"/>
        </w:rPr>
        <w:t>:</w:t>
      </w:r>
    </w:p>
    <w:p w14:paraId="244DF8D5" w14:textId="4120E322" w:rsidR="00B433E1" w:rsidRPr="0001070F" w:rsidRDefault="00B433E1" w:rsidP="002447C8">
      <w:pPr>
        <w:pStyle w:val="BodyText"/>
      </w:pPr>
      <w:r w:rsidRPr="0001070F">
        <w:t xml:space="preserve">Recommendations for management and surveillance are based on your genetic test results and your personal/family history. </w:t>
      </w:r>
      <w:r w:rsidR="000646A2" w:rsidRPr="0001070F">
        <w:t>Below is a list of recommendations by site of cancer risk:</w:t>
      </w:r>
    </w:p>
    <w:p w14:paraId="768696A4" w14:textId="77777777" w:rsidR="00B433E1" w:rsidRPr="0001070F" w:rsidRDefault="00B433E1" w:rsidP="002447C8">
      <w:pPr>
        <w:pStyle w:val="BodyText"/>
        <w:rPr>
          <w:b/>
          <w:bCs/>
          <w:u w:val="single"/>
        </w:rPr>
      </w:pPr>
    </w:p>
    <w:p w14:paraId="6D562FB0" w14:textId="20986D2A" w:rsidR="00E004FA" w:rsidRPr="0001070F" w:rsidRDefault="000646A2" w:rsidP="002447C8">
      <w:pPr>
        <w:adjustRightInd w:val="0"/>
        <w:spacing w:after="0" w:line="240" w:lineRule="auto"/>
        <w:rPr>
          <w:rFonts w:ascii="Arial" w:eastAsia="Times New Roman" w:hAnsi="Arial" w:cs="Arial"/>
          <w:b/>
        </w:rPr>
      </w:pPr>
      <w:r w:rsidRPr="0001070F">
        <w:rPr>
          <w:rFonts w:ascii="Arial" w:eastAsia="Times New Roman" w:hAnsi="Arial" w:cs="Arial"/>
          <w:b/>
        </w:rPr>
        <w:t>Colorectal cancer</w:t>
      </w:r>
      <w:r w:rsidR="00E004FA" w:rsidRPr="0001070F">
        <w:rPr>
          <w:rFonts w:ascii="Arial" w:eastAsia="Times New Roman" w:hAnsi="Arial" w:cs="Arial"/>
          <w:b/>
        </w:rPr>
        <w:t>:</w:t>
      </w:r>
    </w:p>
    <w:p w14:paraId="0F2A9743" w14:textId="50F7A31D" w:rsidR="00B433E1" w:rsidRPr="0001070F" w:rsidRDefault="007E6860" w:rsidP="002447C8">
      <w:pPr>
        <w:adjustRightInd w:val="0"/>
        <w:spacing w:after="0" w:line="240" w:lineRule="auto"/>
        <w:rPr>
          <w:rFonts w:ascii="Arial" w:eastAsia="Times New Roman" w:hAnsi="Arial" w:cs="Arial"/>
          <w:b/>
        </w:rPr>
      </w:pPr>
      <w:r w:rsidRPr="0001070F">
        <w:rPr>
          <w:rFonts w:ascii="Arial" w:hAnsi="Arial" w:cs="Arial"/>
          <w:kern w:val="0"/>
        </w:rPr>
        <w:t xml:space="preserve">• </w:t>
      </w:r>
      <w:r w:rsidR="00B433E1" w:rsidRPr="0001070F">
        <w:rPr>
          <w:rFonts w:ascii="Arial" w:eastAsia="Times New Roman" w:hAnsi="Arial" w:cs="Arial"/>
        </w:rPr>
        <w:t>I</w:t>
      </w:r>
      <w:r w:rsidR="00B433E1" w:rsidRPr="0001070F">
        <w:rPr>
          <w:rFonts w:ascii="Arial" w:hAnsi="Arial" w:cs="Arial"/>
        </w:rPr>
        <w:t xml:space="preserve">ndividuals with </w:t>
      </w:r>
      <w:r w:rsidR="00B433E1" w:rsidRPr="0001070F">
        <w:rPr>
          <w:rFonts w:ascii="Arial" w:hAnsi="Arial" w:cs="Arial"/>
          <w:b/>
          <w:bCs/>
          <w:i/>
          <w:iCs/>
        </w:rPr>
        <w:t xml:space="preserve">MSH2 </w:t>
      </w:r>
      <w:r w:rsidR="00B433E1" w:rsidRPr="0001070F">
        <w:rPr>
          <w:rFonts w:ascii="Arial" w:hAnsi="Arial" w:cs="Arial"/>
        </w:rPr>
        <w:t>mutations are at elevated risk for colon cancer and are recommended to undergo colonoscopy screening every 1-2 years starting between ages 20-25.</w:t>
      </w:r>
      <w:r w:rsidR="00E004FA" w:rsidRPr="0001070F">
        <w:rPr>
          <w:rFonts w:ascii="Arial" w:hAnsi="Arial" w:cs="Arial"/>
          <w:b/>
        </w:rPr>
        <w:t xml:space="preserve"> </w:t>
      </w:r>
      <w:r w:rsidR="00E004FA" w:rsidRPr="0001070F">
        <w:rPr>
          <w:rFonts w:ascii="Arial" w:hAnsi="Arial" w:cs="Arial"/>
          <w:bCs/>
        </w:rPr>
        <w:t>You may also</w:t>
      </w:r>
      <w:r w:rsidR="00B433E1" w:rsidRPr="0001070F">
        <w:rPr>
          <w:rFonts w:ascii="Arial" w:hAnsi="Arial" w:cs="Arial"/>
          <w:bCs/>
        </w:rPr>
        <w:t xml:space="preserve"> consider taking a daily baby aspirin, </w:t>
      </w:r>
      <w:r w:rsidR="00E004FA" w:rsidRPr="0001070F">
        <w:rPr>
          <w:rFonts w:ascii="Arial" w:hAnsi="Arial" w:cs="Arial"/>
          <w:bCs/>
        </w:rPr>
        <w:t xml:space="preserve">if there </w:t>
      </w:r>
      <w:proofErr w:type="gramStart"/>
      <w:r w:rsidR="00E004FA" w:rsidRPr="0001070F">
        <w:rPr>
          <w:rFonts w:ascii="Arial" w:hAnsi="Arial" w:cs="Arial"/>
          <w:bCs/>
        </w:rPr>
        <w:t>is</w:t>
      </w:r>
      <w:proofErr w:type="gramEnd"/>
      <w:r w:rsidR="00E004FA" w:rsidRPr="0001070F">
        <w:rPr>
          <w:rFonts w:ascii="Arial" w:hAnsi="Arial" w:cs="Arial"/>
          <w:bCs/>
        </w:rPr>
        <w:t xml:space="preserve"> no contraindications; </w:t>
      </w:r>
      <w:r w:rsidR="00B433E1" w:rsidRPr="0001070F">
        <w:rPr>
          <w:rFonts w:ascii="Arial" w:hAnsi="Arial" w:cs="Arial"/>
          <w:bCs/>
        </w:rPr>
        <w:t>this should be discussed with GI provider as well.</w:t>
      </w:r>
      <w:r w:rsidR="00B433E1" w:rsidRPr="0001070F">
        <w:rPr>
          <w:rFonts w:ascii="Arial" w:hAnsi="Arial" w:cs="Arial"/>
          <w:b/>
        </w:rPr>
        <w:t xml:space="preserve"> </w:t>
      </w:r>
    </w:p>
    <w:p w14:paraId="6FF98DB9" w14:textId="77777777" w:rsidR="00B433E1" w:rsidRPr="0001070F" w:rsidRDefault="00B433E1" w:rsidP="002447C8">
      <w:pPr>
        <w:adjustRightInd w:val="0"/>
        <w:spacing w:after="0" w:line="240" w:lineRule="auto"/>
        <w:ind w:left="144"/>
        <w:rPr>
          <w:rFonts w:ascii="Arial" w:eastAsia="Times New Roman" w:hAnsi="Arial" w:cs="Arial"/>
        </w:rPr>
      </w:pPr>
    </w:p>
    <w:p w14:paraId="53BEEEBD" w14:textId="7A7E5357" w:rsidR="00B433E1" w:rsidRPr="0001070F" w:rsidRDefault="00B433E1" w:rsidP="002447C8">
      <w:pPr>
        <w:adjustRightInd w:val="0"/>
        <w:spacing w:after="0" w:line="240" w:lineRule="auto"/>
        <w:rPr>
          <w:rFonts w:ascii="Arial" w:eastAsia="Times New Roman" w:hAnsi="Arial" w:cs="Arial"/>
          <w:b/>
        </w:rPr>
      </w:pPr>
      <w:r w:rsidRPr="0001070F">
        <w:rPr>
          <w:rFonts w:ascii="Arial" w:eastAsia="Times New Roman" w:hAnsi="Arial" w:cs="Arial"/>
          <w:b/>
        </w:rPr>
        <w:t>Gynecologic</w:t>
      </w:r>
      <w:r w:rsidR="00E004FA" w:rsidRPr="0001070F">
        <w:rPr>
          <w:rFonts w:ascii="Arial" w:eastAsia="Times New Roman" w:hAnsi="Arial" w:cs="Arial"/>
          <w:b/>
        </w:rPr>
        <w:t>al</w:t>
      </w:r>
      <w:r w:rsidR="002809B3" w:rsidRPr="0001070F">
        <w:rPr>
          <w:rFonts w:ascii="Arial" w:eastAsia="Times New Roman" w:hAnsi="Arial" w:cs="Arial"/>
          <w:b/>
        </w:rPr>
        <w:t xml:space="preserve"> cancer</w:t>
      </w:r>
      <w:r w:rsidR="00E004FA" w:rsidRPr="0001070F">
        <w:rPr>
          <w:rFonts w:ascii="Arial" w:eastAsia="Times New Roman" w:hAnsi="Arial" w:cs="Arial"/>
          <w:b/>
        </w:rPr>
        <w:t>:</w:t>
      </w:r>
    </w:p>
    <w:p w14:paraId="2796CF3E" w14:textId="4739761D" w:rsidR="00E004FA" w:rsidRPr="0001070F" w:rsidRDefault="007E6860" w:rsidP="002447C8">
      <w:pPr>
        <w:adjustRightInd w:val="0"/>
        <w:spacing w:after="0" w:line="240" w:lineRule="auto"/>
        <w:rPr>
          <w:rFonts w:ascii="Arial" w:eastAsia="Times New Roman" w:hAnsi="Arial" w:cs="Arial"/>
          <w:bCs/>
        </w:rPr>
      </w:pPr>
      <w:r w:rsidRPr="0001070F">
        <w:rPr>
          <w:rFonts w:ascii="Arial" w:hAnsi="Arial" w:cs="Arial"/>
          <w:kern w:val="0"/>
        </w:rPr>
        <w:t xml:space="preserve">• </w:t>
      </w:r>
      <w:r w:rsidR="00E004FA" w:rsidRPr="0001070F">
        <w:rPr>
          <w:rFonts w:ascii="Arial" w:eastAsia="Times New Roman" w:hAnsi="Arial" w:cs="Arial"/>
          <w:bCs/>
        </w:rPr>
        <w:t xml:space="preserve">You may discuss with your healthcare team, the timing of risk reducing surgery including </w:t>
      </w:r>
      <w:r w:rsidR="00E004FA" w:rsidRPr="0001070F">
        <w:rPr>
          <w:rFonts w:ascii="Arial" w:hAnsi="Arial" w:cs="Arial"/>
          <w:bCs/>
        </w:rPr>
        <w:t>hysterectomy and removal of ovaries.</w:t>
      </w:r>
    </w:p>
    <w:p w14:paraId="1547A9DB" w14:textId="77777777" w:rsidR="001009C8" w:rsidRPr="0001070F" w:rsidRDefault="001009C8" w:rsidP="002447C8">
      <w:pPr>
        <w:spacing w:after="0" w:line="240" w:lineRule="auto"/>
        <w:rPr>
          <w:rFonts w:ascii="Arial" w:eastAsia="Times New Roman" w:hAnsi="Arial" w:cs="Arial"/>
          <w:b/>
        </w:rPr>
      </w:pPr>
    </w:p>
    <w:p w14:paraId="7FA912B3" w14:textId="77777777" w:rsidR="000472DC" w:rsidRPr="0001070F" w:rsidRDefault="000472DC" w:rsidP="000472DC">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4CD22C48" w14:textId="77777777" w:rsidR="000472DC" w:rsidRPr="0001070F" w:rsidRDefault="000472DC" w:rsidP="002447C8">
      <w:pPr>
        <w:spacing w:after="0" w:line="240" w:lineRule="auto"/>
        <w:rPr>
          <w:rFonts w:ascii="Arial" w:eastAsia="Times New Roman" w:hAnsi="Arial" w:cs="Arial"/>
          <w:b/>
        </w:rPr>
      </w:pPr>
    </w:p>
    <w:p w14:paraId="3BADC1A3" w14:textId="718659D4" w:rsidR="002D6735" w:rsidRPr="0001070F" w:rsidRDefault="002D6735" w:rsidP="002447C8">
      <w:pPr>
        <w:pStyle w:val="BodyText"/>
        <w:rPr>
          <w:b/>
          <w:bCs/>
          <w:u w:val="single"/>
        </w:rPr>
      </w:pPr>
      <w:r w:rsidRPr="0001070F">
        <w:rPr>
          <w:b/>
          <w:bCs/>
          <w:u w:val="single"/>
        </w:rPr>
        <w:t xml:space="preserve">What are the surveillance and preventions I can take to reduce my risk of cancer or detecting cancer early if I have a BRCA mutation? </w:t>
      </w:r>
    </w:p>
    <w:p w14:paraId="56E9B046" w14:textId="77777777" w:rsidR="002D6735" w:rsidRPr="0001070F" w:rsidRDefault="002D6735" w:rsidP="002447C8">
      <w:pPr>
        <w:pStyle w:val="BodyText"/>
      </w:pPr>
      <w:r w:rsidRPr="0001070F">
        <w:t>Recommendations for management and surveillance are based on your genetic test results and your personal/family history. Below is a list of recommendations by site of cancer risk:</w:t>
      </w:r>
    </w:p>
    <w:p w14:paraId="5E1C415A" w14:textId="77777777" w:rsidR="002D6735" w:rsidRPr="0001070F" w:rsidRDefault="002D6735" w:rsidP="002447C8">
      <w:pPr>
        <w:pStyle w:val="BodyText"/>
        <w:rPr>
          <w:b/>
          <w:bCs/>
          <w:u w:val="single"/>
        </w:rPr>
      </w:pPr>
    </w:p>
    <w:p w14:paraId="03818ECD" w14:textId="77777777" w:rsidR="002D6735" w:rsidRPr="0001070F" w:rsidRDefault="002D6735" w:rsidP="002447C8">
      <w:pPr>
        <w:autoSpaceDE w:val="0"/>
        <w:autoSpaceDN w:val="0"/>
        <w:adjustRightInd w:val="0"/>
        <w:spacing w:after="0" w:line="240" w:lineRule="auto"/>
        <w:rPr>
          <w:rFonts w:ascii="Arial" w:eastAsia="Times New Roman" w:hAnsi="Arial" w:cs="Arial"/>
          <w:b/>
          <w:bCs/>
          <w:kern w:val="0"/>
          <w14:ligatures w14:val="none"/>
        </w:rPr>
      </w:pPr>
      <w:r w:rsidRPr="0001070F">
        <w:rPr>
          <w:rFonts w:ascii="Arial" w:eastAsia="Times New Roman" w:hAnsi="Arial" w:cs="Arial"/>
          <w:b/>
          <w:bCs/>
          <w:kern w:val="0"/>
          <w14:ligatures w14:val="none"/>
        </w:rPr>
        <w:t xml:space="preserve">Breast cancer: </w:t>
      </w:r>
    </w:p>
    <w:p w14:paraId="52247A96" w14:textId="02750391" w:rsidR="002D6735"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lastRenderedPageBreak/>
        <w:t xml:space="preserve">• </w:t>
      </w:r>
      <w:r w:rsidR="002D6735" w:rsidRPr="0001070F">
        <w:rPr>
          <w:rFonts w:ascii="Arial" w:eastAsia="Times New Roman" w:hAnsi="Arial" w:cs="Arial"/>
          <w:kern w:val="0"/>
          <w14:ligatures w14:val="none"/>
        </w:rPr>
        <w:t xml:space="preserve">For females, women should be familiar with their </w:t>
      </w:r>
      <w:r w:rsidR="002D6735" w:rsidRPr="0001070F">
        <w:rPr>
          <w:rFonts w:ascii="Arial" w:hAnsi="Arial" w:cs="Arial"/>
          <w:kern w:val="0"/>
        </w:rPr>
        <w:t>breasts, and aware of changes starting at age 18 years.</w:t>
      </w:r>
    </w:p>
    <w:p w14:paraId="5C7FAA73" w14:textId="0E297EE4" w:rsidR="002D6735" w:rsidRPr="0001070F" w:rsidRDefault="002D6735" w:rsidP="002447C8">
      <w:pPr>
        <w:autoSpaceDE w:val="0"/>
        <w:autoSpaceDN w:val="0"/>
        <w:adjustRightInd w:val="0"/>
        <w:spacing w:after="0" w:line="240" w:lineRule="auto"/>
        <w:rPr>
          <w:rFonts w:ascii="Arial" w:hAnsi="Arial" w:cs="Arial"/>
          <w:kern w:val="0"/>
        </w:rPr>
      </w:pPr>
      <w:r w:rsidRPr="0001070F">
        <w:rPr>
          <w:rFonts w:ascii="Arial" w:hAnsi="Arial" w:cs="Arial"/>
          <w:kern w:val="0"/>
        </w:rPr>
        <w:t>• Clinical breast exam, every 6–12 months, starting at age 25 years.</w:t>
      </w:r>
    </w:p>
    <w:p w14:paraId="28BAF571" w14:textId="5337EFD0" w:rsidR="002D6735" w:rsidRPr="0001070F" w:rsidRDefault="002D6735" w:rsidP="002447C8">
      <w:pPr>
        <w:autoSpaceDE w:val="0"/>
        <w:autoSpaceDN w:val="0"/>
        <w:adjustRightInd w:val="0"/>
        <w:spacing w:after="0" w:line="240" w:lineRule="auto"/>
        <w:rPr>
          <w:rFonts w:ascii="Arial" w:hAnsi="Arial" w:cs="Arial"/>
          <w:kern w:val="0"/>
        </w:rPr>
      </w:pPr>
      <w:r w:rsidRPr="0001070F">
        <w:rPr>
          <w:rFonts w:ascii="Arial" w:hAnsi="Arial" w:cs="Arial"/>
          <w:kern w:val="0"/>
        </w:rPr>
        <w:t>• Breast screening recommendations are tailored by age:</w:t>
      </w:r>
    </w:p>
    <w:p w14:paraId="2766A69A" w14:textId="50F7D352" w:rsidR="002D6735" w:rsidRPr="0001070F" w:rsidRDefault="002D6735" w:rsidP="002447C8">
      <w:pPr>
        <w:autoSpaceDE w:val="0"/>
        <w:autoSpaceDN w:val="0"/>
        <w:adjustRightInd w:val="0"/>
        <w:spacing w:after="0" w:line="240" w:lineRule="auto"/>
        <w:rPr>
          <w:rFonts w:ascii="Arial" w:hAnsi="Arial" w:cs="Arial"/>
          <w:kern w:val="0"/>
        </w:rPr>
      </w:pPr>
      <w:r w:rsidRPr="0001070F">
        <w:rPr>
          <w:rFonts w:ascii="Arial" w:hAnsi="Arial" w:cs="Arial"/>
          <w:kern w:val="0"/>
        </w:rPr>
        <w:t>Age 25–29 years: annual breast MRI screening (or mammogram, only if MRI is unavailable) or</w:t>
      </w:r>
    </w:p>
    <w:p w14:paraId="28121E6A" w14:textId="4D166ED1" w:rsidR="002D6735" w:rsidRPr="0001070F" w:rsidRDefault="002D6735" w:rsidP="002447C8">
      <w:pPr>
        <w:autoSpaceDE w:val="0"/>
        <w:autoSpaceDN w:val="0"/>
        <w:adjustRightInd w:val="0"/>
        <w:spacing w:after="0" w:line="240" w:lineRule="auto"/>
        <w:rPr>
          <w:rFonts w:ascii="Arial" w:hAnsi="Arial" w:cs="Arial"/>
          <w:kern w:val="0"/>
        </w:rPr>
      </w:pPr>
      <w:r w:rsidRPr="0001070F">
        <w:rPr>
          <w:rFonts w:ascii="Arial" w:hAnsi="Arial" w:cs="Arial"/>
          <w:kern w:val="0"/>
        </w:rPr>
        <w:t>individualized based on family history if there was a breast cancer diagnosis in the family before age 30.</w:t>
      </w:r>
    </w:p>
    <w:p w14:paraId="5A259263" w14:textId="165ED378" w:rsidR="002D6735" w:rsidRPr="0001070F" w:rsidRDefault="002D6735" w:rsidP="002447C8">
      <w:pPr>
        <w:autoSpaceDE w:val="0"/>
        <w:autoSpaceDN w:val="0"/>
        <w:adjustRightInd w:val="0"/>
        <w:spacing w:after="0" w:line="240" w:lineRule="auto"/>
        <w:rPr>
          <w:rFonts w:ascii="Arial" w:hAnsi="Arial" w:cs="Arial"/>
          <w:kern w:val="0"/>
        </w:rPr>
      </w:pPr>
      <w:r w:rsidRPr="0001070F">
        <w:rPr>
          <w:rFonts w:ascii="Arial" w:hAnsi="Arial" w:cs="Arial"/>
          <w:kern w:val="0"/>
        </w:rPr>
        <w:t>Age 30–75 years: annual mammogram and breast MRI screening.</w:t>
      </w:r>
    </w:p>
    <w:p w14:paraId="6E6DBD8C" w14:textId="048BE9A5" w:rsidR="002D6735" w:rsidRPr="0001070F" w:rsidRDefault="002D6735" w:rsidP="002447C8">
      <w:pPr>
        <w:autoSpaceDE w:val="0"/>
        <w:autoSpaceDN w:val="0"/>
        <w:adjustRightInd w:val="0"/>
        <w:spacing w:after="0" w:line="240" w:lineRule="auto"/>
        <w:rPr>
          <w:rFonts w:ascii="Arial" w:hAnsi="Arial" w:cs="Arial"/>
          <w:kern w:val="0"/>
        </w:rPr>
      </w:pPr>
      <w:r w:rsidRPr="0001070F">
        <w:rPr>
          <w:rFonts w:ascii="Arial" w:hAnsi="Arial" w:cs="Arial"/>
          <w:kern w:val="0"/>
        </w:rPr>
        <w:t>Age &gt;75 years</w:t>
      </w:r>
      <w:r w:rsidR="00422607" w:rsidRPr="0001070F">
        <w:rPr>
          <w:rFonts w:ascii="Arial" w:hAnsi="Arial" w:cs="Arial"/>
          <w:kern w:val="0"/>
        </w:rPr>
        <w:t>:</w:t>
      </w:r>
      <w:r w:rsidRPr="0001070F">
        <w:rPr>
          <w:rFonts w:ascii="Arial" w:hAnsi="Arial" w:cs="Arial"/>
          <w:kern w:val="0"/>
        </w:rPr>
        <w:t xml:space="preserve"> management should be considered on an individual basis.</w:t>
      </w:r>
    </w:p>
    <w:p w14:paraId="292C76C4" w14:textId="1F6C8CF3" w:rsidR="002D6735"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2D6735" w:rsidRPr="0001070F">
        <w:rPr>
          <w:rFonts w:ascii="Arial" w:hAnsi="Arial" w:cs="Arial"/>
          <w:kern w:val="0"/>
        </w:rPr>
        <w:t xml:space="preserve">Discuss </w:t>
      </w:r>
      <w:r w:rsidR="00422607" w:rsidRPr="0001070F">
        <w:rPr>
          <w:rFonts w:ascii="Arial" w:hAnsi="Arial" w:cs="Arial"/>
          <w:kern w:val="0"/>
        </w:rPr>
        <w:t xml:space="preserve">the </w:t>
      </w:r>
      <w:r w:rsidR="002D6735" w:rsidRPr="0001070F">
        <w:rPr>
          <w:rFonts w:ascii="Arial" w:hAnsi="Arial" w:cs="Arial"/>
          <w:kern w:val="0"/>
        </w:rPr>
        <w:t xml:space="preserve">option of </w:t>
      </w:r>
      <w:r w:rsidR="00422607" w:rsidRPr="0001070F">
        <w:rPr>
          <w:rFonts w:ascii="Arial" w:hAnsi="Arial" w:cs="Arial"/>
          <w:kern w:val="0"/>
        </w:rPr>
        <w:t>a risk reducing mastectomy (</w:t>
      </w:r>
      <w:r w:rsidR="002D6735" w:rsidRPr="0001070F">
        <w:rPr>
          <w:rFonts w:ascii="Arial" w:hAnsi="Arial" w:cs="Arial"/>
          <w:kern w:val="0"/>
        </w:rPr>
        <w:t>RRM</w:t>
      </w:r>
      <w:r w:rsidR="00422607" w:rsidRPr="0001070F">
        <w:rPr>
          <w:rFonts w:ascii="Arial" w:hAnsi="Arial" w:cs="Arial"/>
          <w:kern w:val="0"/>
        </w:rPr>
        <w:t xml:space="preserve">) with your healthcare provider. </w:t>
      </w:r>
    </w:p>
    <w:p w14:paraId="14061186" w14:textId="0D7FE946" w:rsidR="002D6735"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422607" w:rsidRPr="0001070F">
        <w:rPr>
          <w:rFonts w:ascii="Arial" w:hAnsi="Arial" w:cs="Arial"/>
          <w:kern w:val="0"/>
        </w:rPr>
        <w:t>There are many</w:t>
      </w:r>
      <w:r w:rsidR="002D6735" w:rsidRPr="0001070F">
        <w:rPr>
          <w:rFonts w:ascii="Arial" w:hAnsi="Arial" w:cs="Arial"/>
          <w:kern w:val="0"/>
        </w:rPr>
        <w:t xml:space="preserve"> psychosocial</w:t>
      </w:r>
      <w:r w:rsidR="00422607" w:rsidRPr="0001070F">
        <w:rPr>
          <w:rFonts w:ascii="Arial" w:hAnsi="Arial" w:cs="Arial"/>
          <w:kern w:val="0"/>
        </w:rPr>
        <w:t xml:space="preserve"> changes</w:t>
      </w:r>
      <w:r w:rsidR="002D6735" w:rsidRPr="0001070F">
        <w:rPr>
          <w:rFonts w:ascii="Arial" w:hAnsi="Arial" w:cs="Arial"/>
          <w:kern w:val="0"/>
        </w:rPr>
        <w:t xml:space="preserve"> and quality-of-life aspects </w:t>
      </w:r>
      <w:r w:rsidR="00422607" w:rsidRPr="0001070F">
        <w:rPr>
          <w:rFonts w:ascii="Arial" w:hAnsi="Arial" w:cs="Arial"/>
          <w:kern w:val="0"/>
        </w:rPr>
        <w:t>after</w:t>
      </w:r>
      <w:r w:rsidR="002D6735" w:rsidRPr="0001070F">
        <w:rPr>
          <w:rFonts w:ascii="Arial" w:hAnsi="Arial" w:cs="Arial"/>
          <w:kern w:val="0"/>
        </w:rPr>
        <w:t xml:space="preserve"> undergoing RRM.</w:t>
      </w:r>
    </w:p>
    <w:p w14:paraId="22523BA8" w14:textId="2B727F82" w:rsidR="002D6735" w:rsidRPr="0001070F" w:rsidRDefault="002D6735" w:rsidP="002447C8">
      <w:pPr>
        <w:spacing w:after="0" w:line="240" w:lineRule="auto"/>
        <w:rPr>
          <w:rFonts w:ascii="Arial" w:hAnsi="Arial" w:cs="Arial"/>
          <w:kern w:val="0"/>
        </w:rPr>
      </w:pPr>
      <w:r w:rsidRPr="0001070F">
        <w:rPr>
          <w:rFonts w:ascii="Arial" w:hAnsi="Arial" w:cs="Arial"/>
          <w:kern w:val="0"/>
        </w:rPr>
        <w:t xml:space="preserve">• Consider risk reduction </w:t>
      </w:r>
      <w:r w:rsidR="00422607" w:rsidRPr="0001070F">
        <w:rPr>
          <w:rFonts w:ascii="Arial" w:hAnsi="Arial" w:cs="Arial"/>
          <w:kern w:val="0"/>
        </w:rPr>
        <w:t>drug</w:t>
      </w:r>
      <w:r w:rsidRPr="0001070F">
        <w:rPr>
          <w:rFonts w:ascii="Arial" w:hAnsi="Arial" w:cs="Arial"/>
          <w:kern w:val="0"/>
        </w:rPr>
        <w:t xml:space="preserve"> options for breast cancer</w:t>
      </w:r>
      <w:r w:rsidR="00422607" w:rsidRPr="0001070F">
        <w:rPr>
          <w:rFonts w:ascii="Arial" w:hAnsi="Arial" w:cs="Arial"/>
          <w:kern w:val="0"/>
        </w:rPr>
        <w:t xml:space="preserve"> with your healthcare provider if you do not undergo RRM.</w:t>
      </w:r>
    </w:p>
    <w:p w14:paraId="24606087" w14:textId="77777777" w:rsidR="00422607" w:rsidRPr="0001070F" w:rsidRDefault="00422607" w:rsidP="002447C8">
      <w:pPr>
        <w:spacing w:after="0" w:line="240" w:lineRule="auto"/>
        <w:rPr>
          <w:rFonts w:ascii="Arial" w:hAnsi="Arial" w:cs="Arial"/>
          <w:kern w:val="0"/>
        </w:rPr>
      </w:pPr>
    </w:p>
    <w:p w14:paraId="3652DD3D" w14:textId="7F24E94F" w:rsidR="00422607"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422607" w:rsidRPr="0001070F">
        <w:rPr>
          <w:rFonts w:ascii="Arial" w:hAnsi="Arial" w:cs="Arial"/>
          <w:kern w:val="0"/>
        </w:rPr>
        <w:t>For males, men should begin doing a breast self-exam starting at age 35 years.</w:t>
      </w:r>
    </w:p>
    <w:p w14:paraId="23FE31CC" w14:textId="79DB3188" w:rsidR="00422607" w:rsidRPr="0001070F" w:rsidRDefault="00422607" w:rsidP="002447C8">
      <w:pPr>
        <w:autoSpaceDE w:val="0"/>
        <w:autoSpaceDN w:val="0"/>
        <w:adjustRightInd w:val="0"/>
        <w:spacing w:after="0" w:line="240" w:lineRule="auto"/>
        <w:rPr>
          <w:rFonts w:ascii="Arial" w:hAnsi="Arial" w:cs="Arial"/>
          <w:kern w:val="0"/>
        </w:rPr>
      </w:pPr>
      <w:r w:rsidRPr="0001070F">
        <w:rPr>
          <w:rFonts w:ascii="Arial" w:hAnsi="Arial" w:cs="Arial"/>
          <w:kern w:val="0"/>
        </w:rPr>
        <w:t>• Clinical breast exam, at your healthcare provider, every 12 months, starting at age 35 years.</w:t>
      </w:r>
    </w:p>
    <w:p w14:paraId="327A7905" w14:textId="79C90A2D" w:rsidR="00422607" w:rsidRPr="0001070F" w:rsidRDefault="00422607"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Consider annual mammogram, especially for those with </w:t>
      </w:r>
      <w:r w:rsidRPr="0001070F">
        <w:rPr>
          <w:rFonts w:ascii="Arial" w:hAnsi="Arial" w:cs="Arial"/>
          <w:i/>
          <w:iCs/>
          <w:kern w:val="0"/>
        </w:rPr>
        <w:t xml:space="preserve">BRCA2 </w:t>
      </w:r>
      <w:r w:rsidRPr="0001070F">
        <w:rPr>
          <w:rFonts w:ascii="Arial" w:hAnsi="Arial" w:cs="Arial"/>
          <w:kern w:val="0"/>
        </w:rPr>
        <w:t>variant in whom the lifetime risk of breast cancer is up to 7%, starting at age 50 or 10 years before the earliest known male breast cancer in the family (whichever comes first).</w:t>
      </w:r>
    </w:p>
    <w:p w14:paraId="469DA4BD" w14:textId="77777777" w:rsidR="002D6735" w:rsidRPr="0001070F" w:rsidRDefault="002D6735" w:rsidP="002447C8">
      <w:pPr>
        <w:spacing w:after="0" w:line="240" w:lineRule="auto"/>
        <w:rPr>
          <w:rFonts w:ascii="Arial" w:eastAsia="Times New Roman" w:hAnsi="Arial" w:cs="Arial"/>
          <w:kern w:val="0"/>
          <w14:ligatures w14:val="none"/>
        </w:rPr>
      </w:pPr>
    </w:p>
    <w:p w14:paraId="47EF23B8" w14:textId="50126516" w:rsidR="002D6735" w:rsidRPr="0001070F" w:rsidRDefault="00422607" w:rsidP="002447C8">
      <w:pPr>
        <w:spacing w:after="0" w:line="240" w:lineRule="auto"/>
        <w:rPr>
          <w:rFonts w:ascii="Arial" w:eastAsia="Times New Roman" w:hAnsi="Arial" w:cs="Arial"/>
          <w:b/>
          <w:bCs/>
          <w:kern w:val="0"/>
          <w14:ligatures w14:val="none"/>
        </w:rPr>
      </w:pPr>
      <w:r w:rsidRPr="0001070F">
        <w:rPr>
          <w:rFonts w:ascii="Arial" w:eastAsia="Times New Roman" w:hAnsi="Arial" w:cs="Arial"/>
          <w:b/>
          <w:bCs/>
          <w:kern w:val="0"/>
          <w14:ligatures w14:val="none"/>
        </w:rPr>
        <w:t>Gynecological Cancer (ovarian, fallopian tube, peritoneal, uterine cancers):</w:t>
      </w:r>
    </w:p>
    <w:p w14:paraId="0806BD38" w14:textId="1F3733A8" w:rsidR="004447FB"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C42F53" w:rsidRPr="0001070F">
        <w:rPr>
          <w:rFonts w:ascii="Arial" w:eastAsia="Times New Roman" w:hAnsi="Arial" w:cs="Arial"/>
          <w:kern w:val="0"/>
          <w14:ligatures w14:val="none"/>
        </w:rPr>
        <w:t xml:space="preserve">Non-surgical risk reduction: </w:t>
      </w:r>
      <w:r w:rsidR="00C42F53" w:rsidRPr="0001070F">
        <w:rPr>
          <w:rFonts w:ascii="Arial" w:hAnsi="Arial" w:cs="Arial"/>
          <w:kern w:val="0"/>
        </w:rPr>
        <w:t>Consider combination estrogen/progestin contraception (such as oral contraceptive pills to suppress ovulation</w:t>
      </w:r>
      <w:r w:rsidR="004447FB" w:rsidRPr="0001070F">
        <w:rPr>
          <w:rFonts w:ascii="Arial" w:hAnsi="Arial" w:cs="Arial"/>
          <w:kern w:val="0"/>
        </w:rPr>
        <w:t>, which has been shown to reduce the r</w:t>
      </w:r>
      <w:r w:rsidR="00C42F53" w:rsidRPr="0001070F">
        <w:rPr>
          <w:rFonts w:ascii="Arial" w:hAnsi="Arial" w:cs="Arial"/>
          <w:kern w:val="0"/>
        </w:rPr>
        <w:t>isk for ovarian cancer.</w:t>
      </w:r>
      <w:r w:rsidR="004447FB" w:rsidRPr="0001070F">
        <w:rPr>
          <w:rFonts w:ascii="Arial" w:hAnsi="Arial" w:cs="Arial"/>
          <w:kern w:val="0"/>
        </w:rPr>
        <w:t xml:space="preserve"> Discuss the risks and benefits with your </w:t>
      </w:r>
      <w:r w:rsidRPr="0001070F">
        <w:rPr>
          <w:rFonts w:ascii="Arial" w:hAnsi="Arial" w:cs="Arial"/>
          <w:kern w:val="0"/>
        </w:rPr>
        <w:t>gynecologist</w:t>
      </w:r>
      <w:r w:rsidR="004447FB" w:rsidRPr="0001070F">
        <w:rPr>
          <w:rFonts w:ascii="Arial" w:hAnsi="Arial" w:cs="Arial"/>
          <w:kern w:val="0"/>
        </w:rPr>
        <w:t xml:space="preserve"> oncologist or expert in genetics</w:t>
      </w:r>
      <w:r w:rsidRPr="0001070F">
        <w:rPr>
          <w:rFonts w:ascii="Arial" w:hAnsi="Arial" w:cs="Arial"/>
          <w:kern w:val="0"/>
        </w:rPr>
        <w:t>.</w:t>
      </w:r>
    </w:p>
    <w:p w14:paraId="1F82EAB6" w14:textId="61A3451A" w:rsidR="002D6735" w:rsidRPr="0001070F" w:rsidRDefault="00C42F53"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Levonorgestrel intrauterine device has been shown to reduce </w:t>
      </w:r>
      <w:r w:rsidR="004447FB" w:rsidRPr="0001070F">
        <w:rPr>
          <w:rFonts w:ascii="Arial" w:hAnsi="Arial" w:cs="Arial"/>
          <w:kern w:val="0"/>
        </w:rPr>
        <w:t xml:space="preserve">the </w:t>
      </w:r>
      <w:r w:rsidRPr="0001070F">
        <w:rPr>
          <w:rFonts w:ascii="Arial" w:hAnsi="Arial" w:cs="Arial"/>
          <w:kern w:val="0"/>
        </w:rPr>
        <w:t xml:space="preserve">risk </w:t>
      </w:r>
      <w:r w:rsidR="004447FB" w:rsidRPr="0001070F">
        <w:rPr>
          <w:rFonts w:ascii="Arial" w:hAnsi="Arial" w:cs="Arial"/>
          <w:kern w:val="0"/>
        </w:rPr>
        <w:t>of</w:t>
      </w:r>
      <w:r w:rsidRPr="0001070F">
        <w:rPr>
          <w:rFonts w:ascii="Arial" w:hAnsi="Arial" w:cs="Arial"/>
          <w:kern w:val="0"/>
        </w:rPr>
        <w:t xml:space="preserve"> ovarian cancer in the </w:t>
      </w:r>
      <w:r w:rsidR="004447FB" w:rsidRPr="0001070F">
        <w:rPr>
          <w:rFonts w:ascii="Arial" w:hAnsi="Arial" w:cs="Arial"/>
          <w:kern w:val="0"/>
        </w:rPr>
        <w:t xml:space="preserve">general </w:t>
      </w:r>
      <w:r w:rsidRPr="0001070F">
        <w:rPr>
          <w:rFonts w:ascii="Arial" w:hAnsi="Arial" w:cs="Arial"/>
          <w:kern w:val="0"/>
        </w:rPr>
        <w:t>population</w:t>
      </w:r>
      <w:r w:rsidR="004447FB" w:rsidRPr="0001070F">
        <w:rPr>
          <w:rFonts w:ascii="Arial" w:hAnsi="Arial" w:cs="Arial"/>
          <w:kern w:val="0"/>
        </w:rPr>
        <w:t>.</w:t>
      </w:r>
    </w:p>
    <w:p w14:paraId="6790E08D" w14:textId="72396D2A" w:rsidR="004447FB"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4447FB" w:rsidRPr="0001070F">
        <w:rPr>
          <w:rFonts w:ascii="Arial" w:hAnsi="Arial" w:cs="Arial"/>
          <w:kern w:val="0"/>
        </w:rPr>
        <w:t xml:space="preserve">Surgical risk reduction </w:t>
      </w:r>
      <w:proofErr w:type="spellStart"/>
      <w:r w:rsidR="004447FB" w:rsidRPr="0001070F">
        <w:rPr>
          <w:rFonts w:ascii="Arial" w:hAnsi="Arial" w:cs="Arial"/>
          <w:kern w:val="0"/>
        </w:rPr>
        <w:t>salpingooophorectomy</w:t>
      </w:r>
      <w:proofErr w:type="spellEnd"/>
      <w:r w:rsidR="004447FB" w:rsidRPr="0001070F">
        <w:rPr>
          <w:rFonts w:ascii="Arial" w:hAnsi="Arial" w:cs="Arial"/>
          <w:kern w:val="0"/>
        </w:rPr>
        <w:t xml:space="preserve"> (RRSO)- removal of both ovaries and fallopian tubes. </w:t>
      </w:r>
    </w:p>
    <w:p w14:paraId="03C81E85" w14:textId="77777777" w:rsidR="004447FB" w:rsidRPr="0001070F" w:rsidRDefault="004447FB" w:rsidP="002447C8">
      <w:pPr>
        <w:autoSpaceDE w:val="0"/>
        <w:autoSpaceDN w:val="0"/>
        <w:adjustRightInd w:val="0"/>
        <w:spacing w:after="0" w:line="240" w:lineRule="auto"/>
        <w:rPr>
          <w:rFonts w:ascii="Arial" w:hAnsi="Arial" w:cs="Arial"/>
          <w:kern w:val="0"/>
        </w:rPr>
      </w:pPr>
      <w:r w:rsidRPr="0001070F">
        <w:rPr>
          <w:rFonts w:ascii="Arial" w:hAnsi="Arial" w:cs="Arial"/>
          <w:kern w:val="0"/>
        </w:rPr>
        <w:t>Based on age-related risks of ovarian/fallopian tube cancer:</w:t>
      </w:r>
    </w:p>
    <w:p w14:paraId="2F477F1A" w14:textId="77777777" w:rsidR="004447FB" w:rsidRPr="0001070F" w:rsidRDefault="004447FB" w:rsidP="002447C8">
      <w:pPr>
        <w:autoSpaceDE w:val="0"/>
        <w:autoSpaceDN w:val="0"/>
        <w:adjustRightInd w:val="0"/>
        <w:spacing w:after="0" w:line="240" w:lineRule="auto"/>
        <w:rPr>
          <w:rFonts w:ascii="Arial" w:hAnsi="Arial" w:cs="Arial"/>
          <w:kern w:val="0"/>
        </w:rPr>
      </w:pPr>
      <w:r w:rsidRPr="0001070F">
        <w:rPr>
          <w:rFonts w:ascii="Arial" w:hAnsi="Arial" w:cs="Arial"/>
          <w:i/>
          <w:iCs/>
          <w:kern w:val="0"/>
        </w:rPr>
        <w:t>BRCA1</w:t>
      </w:r>
      <w:r w:rsidRPr="0001070F">
        <w:rPr>
          <w:rFonts w:ascii="Arial" w:hAnsi="Arial" w:cs="Arial"/>
          <w:kern w:val="0"/>
        </w:rPr>
        <w:t>: Recommend RRSO between 35 and 40 years.</w:t>
      </w:r>
    </w:p>
    <w:p w14:paraId="675B419F" w14:textId="27D80996" w:rsidR="004447FB" w:rsidRPr="0001070F" w:rsidRDefault="004447FB" w:rsidP="002447C8">
      <w:pPr>
        <w:autoSpaceDE w:val="0"/>
        <w:autoSpaceDN w:val="0"/>
        <w:adjustRightInd w:val="0"/>
        <w:spacing w:after="0" w:line="240" w:lineRule="auto"/>
        <w:rPr>
          <w:rFonts w:ascii="Arial" w:hAnsi="Arial" w:cs="Arial"/>
          <w:kern w:val="0"/>
        </w:rPr>
      </w:pPr>
      <w:r w:rsidRPr="0001070F">
        <w:rPr>
          <w:rFonts w:ascii="Arial" w:hAnsi="Arial" w:cs="Arial"/>
          <w:i/>
          <w:iCs/>
          <w:kern w:val="0"/>
        </w:rPr>
        <w:t>BRCA2</w:t>
      </w:r>
      <w:r w:rsidRPr="0001070F">
        <w:rPr>
          <w:rFonts w:ascii="Arial" w:hAnsi="Arial" w:cs="Arial"/>
          <w:kern w:val="0"/>
        </w:rPr>
        <w:t xml:space="preserve">: Because ovarian cancer onset in patients with </w:t>
      </w:r>
      <w:r w:rsidRPr="0001070F">
        <w:rPr>
          <w:rFonts w:ascii="Arial" w:hAnsi="Arial" w:cs="Arial"/>
          <w:i/>
          <w:iCs/>
          <w:kern w:val="0"/>
        </w:rPr>
        <w:t>BRCA2</w:t>
      </w:r>
      <w:r w:rsidRPr="0001070F">
        <w:rPr>
          <w:rFonts w:ascii="Arial" w:hAnsi="Arial" w:cs="Arial"/>
          <w:kern w:val="0"/>
        </w:rPr>
        <w:t xml:space="preserve"> variants is an average of 8–10 years later than in patients with </w:t>
      </w:r>
      <w:r w:rsidRPr="0001070F">
        <w:rPr>
          <w:rFonts w:ascii="Arial" w:hAnsi="Arial" w:cs="Arial"/>
          <w:i/>
          <w:iCs/>
          <w:kern w:val="0"/>
        </w:rPr>
        <w:t>BRCA1</w:t>
      </w:r>
      <w:r w:rsidRPr="0001070F">
        <w:rPr>
          <w:rFonts w:ascii="Arial" w:hAnsi="Arial" w:cs="Arial"/>
          <w:kern w:val="0"/>
        </w:rPr>
        <w:t xml:space="preserve"> variants, it is reasonable to delay RRSO for management of ovarian cancer risk until age 40–45 years in patients with </w:t>
      </w:r>
      <w:r w:rsidRPr="0001070F">
        <w:rPr>
          <w:rFonts w:ascii="Arial" w:hAnsi="Arial" w:cs="Arial"/>
          <w:i/>
          <w:iCs/>
          <w:kern w:val="0"/>
        </w:rPr>
        <w:t>BRCA2</w:t>
      </w:r>
      <w:r w:rsidRPr="0001070F">
        <w:rPr>
          <w:rFonts w:ascii="Arial" w:hAnsi="Arial" w:cs="Arial"/>
          <w:kern w:val="0"/>
        </w:rPr>
        <w:t xml:space="preserve"> variants unless age at diagnosis in the family warrants earlier age for consideration of surgery.</w:t>
      </w:r>
    </w:p>
    <w:p w14:paraId="32F16ECB" w14:textId="41D5AB71" w:rsidR="004447FB" w:rsidRPr="0001070F" w:rsidRDefault="004447FB" w:rsidP="002447C8">
      <w:pPr>
        <w:autoSpaceDE w:val="0"/>
        <w:autoSpaceDN w:val="0"/>
        <w:adjustRightInd w:val="0"/>
        <w:spacing w:after="0" w:line="240" w:lineRule="auto"/>
        <w:rPr>
          <w:rFonts w:ascii="Arial" w:hAnsi="Arial" w:cs="Arial"/>
          <w:kern w:val="0"/>
        </w:rPr>
      </w:pPr>
      <w:r w:rsidRPr="0001070F">
        <w:rPr>
          <w:rFonts w:ascii="Arial" w:hAnsi="Arial" w:cs="Arial"/>
          <w:kern w:val="0"/>
        </w:rPr>
        <w:t>• Blood test for CA-125 and pelvic ultrasound are recommended for preoperative planning.</w:t>
      </w:r>
    </w:p>
    <w:p w14:paraId="135413E7" w14:textId="24909084" w:rsidR="004447FB" w:rsidRPr="0001070F" w:rsidRDefault="004447FB" w:rsidP="002447C8">
      <w:pPr>
        <w:autoSpaceDE w:val="0"/>
        <w:autoSpaceDN w:val="0"/>
        <w:adjustRightInd w:val="0"/>
        <w:spacing w:after="0" w:line="240" w:lineRule="auto"/>
        <w:rPr>
          <w:rFonts w:ascii="Arial" w:hAnsi="Arial" w:cs="Arial"/>
          <w:kern w:val="0"/>
        </w:rPr>
      </w:pPr>
      <w:r w:rsidRPr="0001070F">
        <w:rPr>
          <w:rFonts w:ascii="Arial" w:hAnsi="Arial" w:cs="Arial"/>
          <w:kern w:val="0"/>
        </w:rPr>
        <w:t>• In addition, in premenopausal individuals, oophorectomy- removal of the ovaries, likely reduces the risk of developing breast cancer.</w:t>
      </w:r>
    </w:p>
    <w:p w14:paraId="552A7E12" w14:textId="112B3111" w:rsidR="004447FB" w:rsidRPr="0001070F" w:rsidRDefault="004447FB" w:rsidP="002447C8">
      <w:pPr>
        <w:autoSpaceDE w:val="0"/>
        <w:autoSpaceDN w:val="0"/>
        <w:adjustRightInd w:val="0"/>
        <w:spacing w:after="0" w:line="240" w:lineRule="auto"/>
        <w:rPr>
          <w:rFonts w:ascii="Arial" w:hAnsi="Arial" w:cs="Arial"/>
          <w:kern w:val="0"/>
        </w:rPr>
      </w:pPr>
      <w:r w:rsidRPr="0001070F">
        <w:rPr>
          <w:rFonts w:ascii="Arial" w:hAnsi="Arial" w:cs="Arial"/>
          <w:kern w:val="0"/>
        </w:rPr>
        <w:t>• Following the surgery – there are changes in bone health, cardiovascular health, psychosocial health, neurologic health, sexual health, and generalized quality-of life.</w:t>
      </w:r>
    </w:p>
    <w:p w14:paraId="5FE10955" w14:textId="77777777" w:rsidR="00D71966" w:rsidRPr="0001070F" w:rsidRDefault="00D71966" w:rsidP="002447C8">
      <w:pPr>
        <w:autoSpaceDE w:val="0"/>
        <w:autoSpaceDN w:val="0"/>
        <w:adjustRightInd w:val="0"/>
        <w:spacing w:after="0" w:line="240" w:lineRule="auto"/>
        <w:rPr>
          <w:rFonts w:ascii="Arial" w:hAnsi="Arial" w:cs="Arial"/>
          <w:kern w:val="0"/>
        </w:rPr>
      </w:pPr>
    </w:p>
    <w:p w14:paraId="6476F7B5" w14:textId="21C06C06" w:rsidR="00D71966" w:rsidRPr="0001070F" w:rsidRDefault="00D71966"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Pancreatic Cancer:</w:t>
      </w:r>
    </w:p>
    <w:p w14:paraId="19C433B6" w14:textId="201DE549" w:rsidR="00D71966"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D71966" w:rsidRPr="0001070F">
        <w:rPr>
          <w:rFonts w:ascii="Arial" w:hAnsi="Arial" w:cs="Arial"/>
          <w:kern w:val="0"/>
        </w:rPr>
        <w:t xml:space="preserve">Individuals with a family history of pancreatic cancer (first-degree or second-degree relative) from the same side of the family, may consider pancreatic cancer screening using annual MRI/magnetic resonance cholangiopancreatography (MRCP) and/or endoscopic ultrasound (EUS). This should be discussed with your healthcare team. </w:t>
      </w:r>
    </w:p>
    <w:p w14:paraId="180D7AAA" w14:textId="77777777" w:rsidR="00D71966" w:rsidRPr="0001070F" w:rsidRDefault="00D71966" w:rsidP="002447C8">
      <w:pPr>
        <w:autoSpaceDE w:val="0"/>
        <w:autoSpaceDN w:val="0"/>
        <w:adjustRightInd w:val="0"/>
        <w:spacing w:after="0" w:line="240" w:lineRule="auto"/>
        <w:rPr>
          <w:rFonts w:ascii="Arial" w:hAnsi="Arial" w:cs="Arial"/>
          <w:kern w:val="0"/>
        </w:rPr>
      </w:pPr>
    </w:p>
    <w:p w14:paraId="7D23BFA8" w14:textId="0B68FADA" w:rsidR="00D71966" w:rsidRPr="0001070F" w:rsidRDefault="00D71966"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Prostate Cancer:</w:t>
      </w:r>
    </w:p>
    <w:p w14:paraId="310FF99E" w14:textId="35F1F344" w:rsidR="00D71966"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D71966" w:rsidRPr="0001070F">
        <w:rPr>
          <w:rFonts w:ascii="Arial" w:hAnsi="Arial" w:cs="Arial"/>
          <w:kern w:val="0"/>
        </w:rPr>
        <w:t>Starting at age 40</w:t>
      </w:r>
      <w:r w:rsidR="002447C8" w:rsidRPr="0001070F">
        <w:rPr>
          <w:rFonts w:ascii="Arial" w:hAnsi="Arial" w:cs="Arial"/>
          <w:kern w:val="0"/>
        </w:rPr>
        <w:t xml:space="preserve">, </w:t>
      </w:r>
      <w:r w:rsidR="00D71966" w:rsidRPr="0001070F">
        <w:rPr>
          <w:rFonts w:ascii="Arial" w:hAnsi="Arial" w:cs="Arial"/>
          <w:kern w:val="0"/>
        </w:rPr>
        <w:t xml:space="preserve">start prostate cancer screening for BRCA2 carriers, </w:t>
      </w:r>
      <w:r w:rsidR="002447C8" w:rsidRPr="0001070F">
        <w:rPr>
          <w:rFonts w:ascii="Arial" w:hAnsi="Arial" w:cs="Arial"/>
          <w:kern w:val="0"/>
        </w:rPr>
        <w:t xml:space="preserve">including blood PSA, and consider digital rectal exam. </w:t>
      </w:r>
    </w:p>
    <w:p w14:paraId="5F19A154" w14:textId="275527EB" w:rsidR="00D71966"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2447C8" w:rsidRPr="0001070F">
        <w:rPr>
          <w:rFonts w:ascii="Arial" w:hAnsi="Arial" w:cs="Arial"/>
          <w:kern w:val="0"/>
        </w:rPr>
        <w:t>Your healthcare team may c</w:t>
      </w:r>
      <w:r w:rsidR="00D71966" w:rsidRPr="0001070F">
        <w:rPr>
          <w:rFonts w:ascii="Arial" w:hAnsi="Arial" w:cs="Arial"/>
          <w:kern w:val="0"/>
        </w:rPr>
        <w:t xml:space="preserve">onsider prostate cancer screening for BRCA1 carriers. </w:t>
      </w:r>
    </w:p>
    <w:p w14:paraId="4F85E3BA" w14:textId="2B726857" w:rsidR="00D71966" w:rsidRPr="0001070F" w:rsidRDefault="00D71966" w:rsidP="002447C8">
      <w:pPr>
        <w:autoSpaceDE w:val="0"/>
        <w:autoSpaceDN w:val="0"/>
        <w:adjustRightInd w:val="0"/>
        <w:spacing w:after="0" w:line="240" w:lineRule="auto"/>
        <w:rPr>
          <w:rFonts w:ascii="Arial" w:hAnsi="Arial" w:cs="Arial"/>
          <w:kern w:val="0"/>
        </w:rPr>
      </w:pPr>
      <w:r w:rsidRPr="0001070F">
        <w:rPr>
          <w:rFonts w:ascii="Arial" w:hAnsi="Arial" w:cs="Arial"/>
          <w:kern w:val="0"/>
        </w:rPr>
        <w:lastRenderedPageBreak/>
        <w:t xml:space="preserve"> </w:t>
      </w:r>
    </w:p>
    <w:p w14:paraId="77D64395" w14:textId="374C218E" w:rsidR="00D71966" w:rsidRPr="0001070F" w:rsidRDefault="00D71966" w:rsidP="002447C8">
      <w:pPr>
        <w:autoSpaceDE w:val="0"/>
        <w:autoSpaceDN w:val="0"/>
        <w:adjustRightInd w:val="0"/>
        <w:spacing w:after="0" w:line="240" w:lineRule="auto"/>
        <w:rPr>
          <w:rFonts w:ascii="Arial" w:hAnsi="Arial" w:cs="Arial"/>
          <w:b/>
          <w:bCs/>
          <w:kern w:val="0"/>
        </w:rPr>
      </w:pPr>
      <w:r w:rsidRPr="0001070F">
        <w:rPr>
          <w:rFonts w:ascii="Arial" w:hAnsi="Arial" w:cs="Arial"/>
          <w:b/>
          <w:bCs/>
          <w:kern w:val="0"/>
        </w:rPr>
        <w:t>Melanoma:</w:t>
      </w:r>
    </w:p>
    <w:p w14:paraId="55A48873" w14:textId="08E92E80" w:rsidR="00D71966" w:rsidRPr="0001070F" w:rsidRDefault="007E6860" w:rsidP="002447C8">
      <w:pPr>
        <w:autoSpaceDE w:val="0"/>
        <w:autoSpaceDN w:val="0"/>
        <w:adjustRightInd w:val="0"/>
        <w:spacing w:after="0" w:line="240" w:lineRule="auto"/>
        <w:rPr>
          <w:rFonts w:ascii="Arial" w:hAnsi="Arial" w:cs="Arial"/>
          <w:kern w:val="0"/>
        </w:rPr>
      </w:pPr>
      <w:r w:rsidRPr="0001070F">
        <w:rPr>
          <w:rFonts w:ascii="Arial" w:hAnsi="Arial" w:cs="Arial"/>
          <w:kern w:val="0"/>
        </w:rPr>
        <w:t xml:space="preserve">• </w:t>
      </w:r>
      <w:r w:rsidR="002447C8" w:rsidRPr="0001070F">
        <w:rPr>
          <w:rFonts w:ascii="Arial" w:hAnsi="Arial" w:cs="Arial"/>
          <w:kern w:val="0"/>
        </w:rPr>
        <w:t>No specific screening guidelines exist for melanoma, but general melanoma risk management is appropriate, such as annual full-body skin examination and minimizing ultraviolet (UV).</w:t>
      </w:r>
    </w:p>
    <w:p w14:paraId="7A3D27F8" w14:textId="77777777" w:rsidR="000472DC" w:rsidRPr="0001070F" w:rsidRDefault="000472DC" w:rsidP="002447C8">
      <w:pPr>
        <w:autoSpaceDE w:val="0"/>
        <w:autoSpaceDN w:val="0"/>
        <w:adjustRightInd w:val="0"/>
        <w:spacing w:after="0" w:line="240" w:lineRule="auto"/>
        <w:rPr>
          <w:rFonts w:ascii="Arial" w:hAnsi="Arial" w:cs="Arial"/>
          <w:kern w:val="0"/>
        </w:rPr>
      </w:pPr>
    </w:p>
    <w:p w14:paraId="2A05C487" w14:textId="7DD55FCB" w:rsidR="000472DC" w:rsidRPr="0001070F" w:rsidRDefault="000472DC" w:rsidP="0001070F">
      <w:pPr>
        <w:pStyle w:val="Default"/>
        <w:rPr>
          <w:rFonts w:eastAsia="Times New Roman"/>
          <w:bCs/>
          <w:color w:val="auto"/>
          <w:sz w:val="22"/>
          <w:szCs w:val="22"/>
        </w:rPr>
      </w:pPr>
      <w:r w:rsidRPr="0001070F">
        <w:rPr>
          <w:rFonts w:eastAsia="Times New Roman"/>
          <w:bCs/>
          <w:color w:val="auto"/>
          <w:sz w:val="22"/>
          <w:szCs w:val="22"/>
        </w:rPr>
        <w:t>I suggest that you speak with your genetic counselor about your risk and management tailored to your personal family history and specific variant.</w:t>
      </w:r>
    </w:p>
    <w:p w14:paraId="64AEAAEB" w14:textId="77777777" w:rsidR="002D6735" w:rsidRPr="0001070F" w:rsidRDefault="002D6735" w:rsidP="002447C8">
      <w:pPr>
        <w:spacing w:after="0" w:line="240" w:lineRule="auto"/>
        <w:rPr>
          <w:rFonts w:ascii="Arial" w:eastAsia="Times New Roman" w:hAnsi="Arial" w:cs="Arial"/>
          <w:kern w:val="0"/>
          <w14:ligatures w14:val="none"/>
        </w:rPr>
      </w:pPr>
    </w:p>
    <w:p w14:paraId="565E7C49" w14:textId="77777777" w:rsidR="0001070F" w:rsidRPr="0001070F" w:rsidRDefault="0001070F" w:rsidP="0001070F">
      <w:pPr>
        <w:spacing w:after="0" w:line="240" w:lineRule="auto"/>
        <w:rPr>
          <w:rStyle w:val="Strong"/>
          <w:rFonts w:ascii="Arial" w:hAnsi="Arial" w:cs="Arial"/>
          <w:u w:val="single"/>
        </w:rPr>
      </w:pPr>
      <w:r w:rsidRPr="0001070F">
        <w:rPr>
          <w:rStyle w:val="Strong"/>
          <w:rFonts w:ascii="Arial" w:hAnsi="Arial" w:cs="Arial"/>
          <w:u w:val="single"/>
        </w:rPr>
        <w:t>Miscellaneous</w:t>
      </w:r>
    </w:p>
    <w:p w14:paraId="01D2F130" w14:textId="77777777" w:rsidR="0001070F" w:rsidRPr="0001070F" w:rsidRDefault="0001070F" w:rsidP="0001070F">
      <w:pPr>
        <w:spacing w:after="0" w:line="240" w:lineRule="auto"/>
        <w:rPr>
          <w:rFonts w:ascii="Arial" w:eastAsia="Times New Roman" w:hAnsi="Arial" w:cs="Arial"/>
          <w:kern w:val="0"/>
          <w14:ligatures w14:val="none"/>
        </w:rPr>
      </w:pPr>
      <w:r w:rsidRPr="0001070F">
        <w:rPr>
          <w:rStyle w:val="Strong"/>
          <w:rFonts w:ascii="Arial" w:hAnsi="Arial" w:cs="Arial"/>
        </w:rPr>
        <w:t>Why do some families with Lynch syndrome have more cases of cancer than others?</w:t>
      </w:r>
      <w:r w:rsidRPr="0001070F">
        <w:rPr>
          <w:rFonts w:ascii="Arial" w:hAnsi="Arial" w:cs="Arial"/>
        </w:rPr>
        <w:br/>
        <w:t>Cancer risk can vary among families with Lynch syndrome, even if they have the same gene mutation. This difference might be due to other genetic factors or lifestyle choices, such as diet, exercise, and exposure to tobacco or alcohol. Family history plays a big role too.</w:t>
      </w:r>
    </w:p>
    <w:p w14:paraId="147B6ACC" w14:textId="77777777" w:rsidR="0001070F" w:rsidRPr="0001070F" w:rsidRDefault="0001070F" w:rsidP="0001070F">
      <w:pPr>
        <w:spacing w:after="0" w:line="240" w:lineRule="auto"/>
        <w:rPr>
          <w:rFonts w:ascii="Arial" w:eastAsia="Times New Roman" w:hAnsi="Arial" w:cs="Arial"/>
          <w:kern w:val="0"/>
          <w14:ligatures w14:val="none"/>
        </w:rPr>
      </w:pPr>
    </w:p>
    <w:p w14:paraId="5DBCDBF7" w14:textId="77777777" w:rsidR="0001070F" w:rsidRPr="0001070F" w:rsidRDefault="0001070F" w:rsidP="0001070F">
      <w:pPr>
        <w:spacing w:after="0" w:line="240" w:lineRule="auto"/>
        <w:rPr>
          <w:rFonts w:ascii="Arial" w:eastAsia="Times New Roman" w:hAnsi="Arial" w:cs="Arial"/>
          <w:b/>
          <w:bCs/>
          <w:kern w:val="0"/>
          <w14:ligatures w14:val="none"/>
        </w:rPr>
      </w:pPr>
      <w:r w:rsidRPr="0001070F">
        <w:rPr>
          <w:rFonts w:ascii="Arial" w:eastAsia="Times New Roman" w:hAnsi="Arial" w:cs="Arial"/>
          <w:b/>
          <w:bCs/>
          <w:kern w:val="0"/>
          <w14:ligatures w14:val="none"/>
        </w:rPr>
        <w:t>How might my genetic test results change over time?</w:t>
      </w:r>
    </w:p>
    <w:p w14:paraId="314F8AFE" w14:textId="77777777" w:rsidR="0001070F" w:rsidRPr="0001070F" w:rsidRDefault="0001070F" w:rsidP="0001070F">
      <w:pPr>
        <w:spacing w:after="0" w:line="240" w:lineRule="auto"/>
        <w:rPr>
          <w:rFonts w:ascii="Arial" w:eastAsia="Times New Roman" w:hAnsi="Arial" w:cs="Arial"/>
          <w:kern w:val="0"/>
          <w14:ligatures w14:val="none"/>
        </w:rPr>
      </w:pPr>
      <w:r w:rsidRPr="0001070F">
        <w:rPr>
          <w:rFonts w:ascii="Arial" w:eastAsia="Times New Roman" w:hAnsi="Arial" w:cs="Arial"/>
          <w:kern w:val="0"/>
          <w14:ligatures w14:val="none"/>
        </w:rPr>
        <w:t>As research progresses, the interpretation of genetic variants can change. Your genetic counselor may recontact you if there are updates to your results. It is important to check in with your healthcare provider regularly to learn of any changes in recommendations.</w:t>
      </w:r>
    </w:p>
    <w:p w14:paraId="6EF2851D" w14:textId="77777777" w:rsidR="0001070F" w:rsidRPr="0001070F" w:rsidRDefault="0001070F" w:rsidP="0001070F">
      <w:pPr>
        <w:spacing w:after="0" w:line="240" w:lineRule="auto"/>
        <w:outlineLvl w:val="2"/>
        <w:rPr>
          <w:rFonts w:ascii="Arial" w:eastAsia="Times New Roman" w:hAnsi="Arial" w:cs="Arial"/>
          <w:b/>
          <w:bCs/>
          <w:kern w:val="0"/>
          <w:u w:val="single"/>
          <w14:ligatures w14:val="none"/>
        </w:rPr>
      </w:pPr>
    </w:p>
    <w:p w14:paraId="68E99CC6" w14:textId="77777777" w:rsidR="0001070F" w:rsidRPr="0001070F" w:rsidRDefault="0001070F" w:rsidP="0001070F">
      <w:pPr>
        <w:spacing w:after="0" w:line="240" w:lineRule="auto"/>
        <w:rPr>
          <w:rFonts w:ascii="Arial" w:eastAsia="Times New Roman" w:hAnsi="Arial" w:cs="Arial"/>
          <w:b/>
          <w:bCs/>
          <w:kern w:val="0"/>
          <w14:ligatures w14:val="none"/>
        </w:rPr>
      </w:pPr>
      <w:r w:rsidRPr="0001070F">
        <w:rPr>
          <w:rFonts w:ascii="Arial" w:eastAsia="Times New Roman" w:hAnsi="Arial" w:cs="Arial"/>
          <w:b/>
          <w:bCs/>
          <w:kern w:val="0"/>
          <w14:ligatures w14:val="none"/>
        </w:rPr>
        <w:t>What is Lynch Syndrome?</w:t>
      </w:r>
    </w:p>
    <w:p w14:paraId="65303FDA" w14:textId="77777777" w:rsidR="0001070F" w:rsidRPr="0001070F" w:rsidRDefault="0001070F" w:rsidP="0001070F">
      <w:pPr>
        <w:pStyle w:val="Default"/>
        <w:rPr>
          <w:bCs/>
          <w:color w:val="auto"/>
          <w:sz w:val="22"/>
          <w:szCs w:val="22"/>
        </w:rPr>
      </w:pPr>
      <w:r w:rsidRPr="0001070F">
        <w:rPr>
          <w:bCs/>
          <w:color w:val="auto"/>
          <w:sz w:val="22"/>
          <w:szCs w:val="22"/>
        </w:rPr>
        <w:t xml:space="preserve">Lynch syndrome is a hereditary predisposition to colorectal and gynecologic cancers. There are five genes that are associated with Lynch syndrome (EPCAM, MLH1, MSH2, MSH6, PMS2). Each gene is linked to a different level of cancer risk. </w:t>
      </w:r>
    </w:p>
    <w:p w14:paraId="1BC6D28B" w14:textId="48C068B8" w:rsidR="00836622" w:rsidRPr="002447C8" w:rsidRDefault="00836622" w:rsidP="002447C8">
      <w:pPr>
        <w:spacing w:after="0" w:line="240" w:lineRule="auto"/>
        <w:rPr>
          <w:rFonts w:ascii="Arial" w:hAnsi="Arial" w:cs="Arial"/>
        </w:rPr>
      </w:pPr>
    </w:p>
    <w:sectPr w:rsidR="00836622" w:rsidRPr="002447C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 w:author="Niell Swiller, Mariana S." w:date="2024-12-09T12:40:00Z" w:initials="NSMS">
    <w:p w14:paraId="1D44099F" w14:textId="77777777" w:rsidR="008E6D01" w:rsidRDefault="008E6D01" w:rsidP="008E6D01">
      <w:pPr>
        <w:pStyle w:val="CommentText"/>
      </w:pPr>
      <w:r>
        <w:rPr>
          <w:rStyle w:val="CommentReference"/>
        </w:rPr>
        <w:annotationRef/>
      </w:r>
      <w:r>
        <w:t>I wonder if it would be possible to have the bot create a "dear family" letter in the event that the patient did not receive one. Or is this too much?</w:t>
      </w:r>
    </w:p>
  </w:comment>
  <w:comment w:id="14" w:author="Shachar, Eliya" w:date="2024-12-12T12:14:00Z" w:initials="ES">
    <w:p w14:paraId="23453301" w14:textId="77777777" w:rsidR="00523CEA" w:rsidRDefault="00523CEA" w:rsidP="00523CEA">
      <w:pPr>
        <w:pStyle w:val="CommentText"/>
      </w:pPr>
      <w:r>
        <w:rPr>
          <w:rStyle w:val="CommentReference"/>
        </w:rPr>
        <w:annotationRef/>
      </w:r>
      <w:r>
        <w:t xml:space="preserve">I think this is a feature we would like to provide. </w:t>
      </w:r>
    </w:p>
  </w:comment>
  <w:comment w:id="15" w:author="Karlan, Beth Y." w:date="2024-12-14T16:01:00Z" w:initials="BK">
    <w:p w14:paraId="1A573421" w14:textId="77777777" w:rsidR="00CB363B" w:rsidRDefault="00CB363B" w:rsidP="00CB363B">
      <w:pPr>
        <w:pStyle w:val="CommentText"/>
      </w:pPr>
      <w:r>
        <w:rPr>
          <w:rStyle w:val="CommentReference"/>
        </w:rPr>
        <w:annotationRef/>
      </w:r>
      <w:r>
        <w:t>Agree.  Link to dear family letter as an option and/or a part of family communication is key</w:t>
      </w:r>
    </w:p>
  </w:comment>
  <w:comment w:id="16" w:author="Shachar, Eliya" w:date="2024-12-13T11:33:00Z" w:initials="ES">
    <w:p w14:paraId="3B3B031E" w14:textId="56F51D0D" w:rsidR="00B950B2" w:rsidRDefault="00B950B2" w:rsidP="00B950B2">
      <w:pPr>
        <w:pStyle w:val="CommentText"/>
      </w:pPr>
      <w:r>
        <w:rPr>
          <w:rStyle w:val="CommentReference"/>
        </w:rPr>
        <w:annotationRef/>
      </w:r>
      <w:r>
        <w:rPr>
          <w:highlight w:val="yellow"/>
        </w:rPr>
        <w:t>Marianna- are we allowed to give info about Genome Medical / other GC companies?) I don’t know, will ask Dr. Karlan.</w:t>
      </w:r>
    </w:p>
  </w:comment>
  <w:comment w:id="17" w:author="Karlan, Beth Y." w:date="2024-12-14T15:51:00Z" w:initials="BK">
    <w:p w14:paraId="13189458" w14:textId="77777777" w:rsidR="00CB363B" w:rsidRDefault="00CB363B" w:rsidP="00CB363B">
      <w:pPr>
        <w:pStyle w:val="CommentText"/>
      </w:pPr>
      <w:r>
        <w:rPr>
          <w:rStyle w:val="CommentReference"/>
        </w:rPr>
        <w:annotationRef/>
      </w:r>
      <w:r>
        <w:t>Would probably leave out info about specific GC companies.</w:t>
      </w:r>
    </w:p>
  </w:comment>
  <w:comment w:id="18" w:author="Kamara, Daniella R." w:date="2024-12-09T10:05:00Z" w:initials="KDR">
    <w:p w14:paraId="23BD5BBD" w14:textId="2FB0590E" w:rsidR="00C12D85" w:rsidRDefault="00C12D85" w:rsidP="00C12D85">
      <w:pPr>
        <w:pStyle w:val="CommentText"/>
      </w:pPr>
      <w:r>
        <w:rPr>
          <w:rStyle w:val="CommentReference"/>
        </w:rPr>
        <w:annotationRef/>
      </w:r>
      <w:r>
        <w:t>How can the bot do this? How do we know it’s taking a complete family history??</w:t>
      </w:r>
    </w:p>
  </w:comment>
  <w:comment w:id="19" w:author="Shachar, Eliya" w:date="2024-12-13T14:48:00Z" w:initials="ES">
    <w:p w14:paraId="18F96011" w14:textId="77777777" w:rsidR="00AF21B7" w:rsidRDefault="00AF21B7" w:rsidP="00AF21B7">
      <w:pPr>
        <w:pStyle w:val="CommentText"/>
      </w:pPr>
      <w:r>
        <w:rPr>
          <w:rStyle w:val="CommentReference"/>
        </w:rPr>
        <w:annotationRef/>
      </w:r>
      <w:r>
        <w:t>We would ask patient to complete a family tree and ages of earliest onset of cancer in family members.</w:t>
      </w:r>
    </w:p>
  </w:comment>
  <w:comment w:id="20" w:author="Kamara, Daniella R." w:date="2024-12-09T10:04:00Z" w:initials="KDR">
    <w:p w14:paraId="1F1709A3" w14:textId="77777777" w:rsidR="00AF21B7" w:rsidRDefault="00AF21B7" w:rsidP="00AF21B7">
      <w:pPr>
        <w:pStyle w:val="CommentText"/>
      </w:pPr>
      <w:r>
        <w:rPr>
          <w:rStyle w:val="CommentReference"/>
        </w:rPr>
        <w:annotationRef/>
      </w:r>
      <w:r>
        <w:t>This is not accurate for all genes, you specify above I would not include this here</w:t>
      </w:r>
    </w:p>
  </w:comment>
  <w:comment w:id="21" w:author="Shachar, Eliya" w:date="2024-12-13T14:33:00Z" w:initials="ES">
    <w:p w14:paraId="51D9634B" w14:textId="77777777" w:rsidR="0001070F" w:rsidRDefault="00AF21B7" w:rsidP="0001070F">
      <w:pPr>
        <w:pStyle w:val="CommentText"/>
      </w:pPr>
      <w:r>
        <w:rPr>
          <w:rStyle w:val="CommentReference"/>
        </w:rPr>
        <w:annotationRef/>
      </w:r>
      <w:r w:rsidR="0001070F">
        <w:t>I generalized to make applicable to all lynch variants ,  but we can decide if we would prefer to omit.</w:t>
      </w:r>
    </w:p>
  </w:comment>
  <w:comment w:id="22" w:author="Kamara, Daniella R. [2]" w:date="2024-12-16T09:28:00Z" w:initials="DK">
    <w:p w14:paraId="2A180E78" w14:textId="77777777" w:rsidR="00E27E8F" w:rsidRDefault="00E27E8F" w:rsidP="00E27E8F">
      <w:pPr>
        <w:pStyle w:val="CommentText"/>
      </w:pPr>
      <w:r>
        <w:rPr>
          <w:rStyle w:val="CommentReference"/>
        </w:rPr>
        <w:annotationRef/>
      </w:r>
      <w:r>
        <w:t>I just don’t want it to contradict what they were told at GC consult, I feel that would be confusing and upsetting to patients</w:t>
      </w:r>
    </w:p>
  </w:comment>
  <w:comment w:id="23" w:author="Kamara, Daniella R." w:date="2024-12-09T09:56:00Z" w:initials="KDR">
    <w:p w14:paraId="634B4522" w14:textId="15B02542" w:rsidR="006924EF" w:rsidRDefault="006924EF">
      <w:pPr>
        <w:pStyle w:val="CommentText"/>
      </w:pPr>
      <w:r>
        <w:rPr>
          <w:rStyle w:val="CommentReference"/>
        </w:rPr>
        <w:annotationRef/>
      </w:r>
      <w:r>
        <w:t xml:space="preserve">I think we need to decide how we are referring to these and stay consistent no need to switch back and forth or include mutation if we are never going to use it. </w:t>
      </w:r>
    </w:p>
  </w:comment>
  <w:comment w:id="24" w:author="Karlan, Beth Y." w:date="2024-12-14T15:52:00Z" w:initials="BK">
    <w:p w14:paraId="17C28E6C" w14:textId="77777777" w:rsidR="00CB363B" w:rsidRDefault="00CB363B" w:rsidP="00CB363B">
      <w:pPr>
        <w:pStyle w:val="CommentText"/>
      </w:pPr>
      <w:r>
        <w:rPr>
          <w:rStyle w:val="CommentReference"/>
        </w:rPr>
        <w:annotationRef/>
      </w:r>
      <w:r>
        <w:t xml:space="preserve">Probably easier to use “mutation” for general population understanding.  </w:t>
      </w:r>
    </w:p>
  </w:comment>
  <w:comment w:id="25" w:author="Kamara, Daniella R." w:date="2024-12-09T09:56:00Z" w:initials="KDR">
    <w:p w14:paraId="2383B846" w14:textId="5F65A6C9" w:rsidR="006924EF" w:rsidRDefault="006924EF">
      <w:pPr>
        <w:pStyle w:val="CommentText"/>
      </w:pPr>
      <w:r>
        <w:rPr>
          <w:rStyle w:val="CommentReference"/>
        </w:rPr>
        <w:annotationRef/>
      </w:r>
      <w:r>
        <w:t xml:space="preserve">The bot should not group these together when speaking patients. Those with MSH2 should be spoken only about MSh2 and same for EPCAM. If this is just to educate the LLM then it is fine. </w:t>
      </w:r>
    </w:p>
  </w:comment>
  <w:comment w:id="26" w:author="Karlan, Beth Y." w:date="2024-12-14T15:53:00Z" w:initials="BK">
    <w:p w14:paraId="551971B4" w14:textId="77777777" w:rsidR="00CB363B" w:rsidRDefault="00CB363B" w:rsidP="00CB363B">
      <w:pPr>
        <w:pStyle w:val="CommentText"/>
      </w:pPr>
      <w:r>
        <w:rPr>
          <w:rStyle w:val="CommentReference"/>
        </w:rPr>
        <w:annotationRef/>
      </w:r>
      <w:r>
        <w:t>Yup--</w:t>
      </w:r>
      <w:r>
        <w:br/>
        <w:t>NCCN guideline has a nice table with Lynch gene specific risks.</w:t>
      </w:r>
    </w:p>
  </w:comment>
  <w:comment w:id="27" w:author="Karlan, Beth Y." w:date="2024-12-14T15:57:00Z" w:initials="BK">
    <w:p w14:paraId="78D7AB43" w14:textId="77777777" w:rsidR="00CB363B" w:rsidRDefault="00CB363B" w:rsidP="00CB363B">
      <w:pPr>
        <w:pStyle w:val="CommentText"/>
      </w:pPr>
      <w:r>
        <w:rPr>
          <w:rStyle w:val="CommentReference"/>
        </w:rPr>
        <w:annotationRef/>
      </w:r>
      <w:r>
        <w:t>We can use 2025—or most up to date recommendations.  Would add a disclaimer, that ongoing research continues to refine risk estimates and that individual risks and prevention options should be personalized.  They should d/w genetics professional for guidance and help with make best medical decisions for them.</w:t>
      </w:r>
    </w:p>
  </w:comment>
  <w:comment w:id="28" w:author="Kamara, Daniella R." w:date="2024-12-09T09:58:00Z" w:initials="KDR">
    <w:p w14:paraId="6922C67F" w14:textId="45DE198B" w:rsidR="006924EF" w:rsidRDefault="006924EF">
      <w:pPr>
        <w:pStyle w:val="CommentText"/>
      </w:pPr>
      <w:r>
        <w:rPr>
          <w:rStyle w:val="CommentReference"/>
        </w:rPr>
        <w:annotationRef/>
      </w:r>
      <w:r>
        <w:t>Because these risks are minimally increased and data varies, I would list the main cancer risks (GI and GYN cancers) and then be more broad “there may be increased risk for other types of cancers, however data are limited” something like that</w:t>
      </w:r>
    </w:p>
  </w:comment>
  <w:comment w:id="29" w:author="Karlan, Beth Y." w:date="2024-12-14T15:54:00Z" w:initials="BK">
    <w:p w14:paraId="42A28F7B" w14:textId="77777777" w:rsidR="00CB363B" w:rsidRDefault="00CB363B" w:rsidP="00CB363B">
      <w:pPr>
        <w:pStyle w:val="CommentText"/>
      </w:pPr>
      <w:r>
        <w:rPr>
          <w:rStyle w:val="CommentReference"/>
        </w:rPr>
        <w:annotationRef/>
      </w:r>
      <w:r>
        <w:t>And then direct them to genetic counseling services --at UCLA if in California, or can provide them with local resource out of state.</w:t>
      </w:r>
    </w:p>
  </w:comment>
  <w:comment w:id="30" w:author="Kamara, Daniella R." w:date="2024-12-09T10:00:00Z" w:initials="KDR">
    <w:p w14:paraId="0DFA938D" w14:textId="00DF1AD9" w:rsidR="006924EF" w:rsidRDefault="006924EF">
      <w:pPr>
        <w:pStyle w:val="CommentText"/>
      </w:pPr>
      <w:r>
        <w:rPr>
          <w:rStyle w:val="CommentReference"/>
        </w:rPr>
        <w:annotationRef/>
      </w:r>
      <w:r>
        <w:t>Same as above, ESP for PMS2</w:t>
      </w:r>
    </w:p>
  </w:comment>
  <w:comment w:id="31" w:author="Kamara, Daniella R." w:date="2024-12-09T10:02:00Z" w:initials="KDR">
    <w:p w14:paraId="1214EC37" w14:textId="49E3D83A" w:rsidR="00913B2E" w:rsidRDefault="00913B2E">
      <w:pPr>
        <w:pStyle w:val="CommentText"/>
      </w:pPr>
      <w:r>
        <w:rPr>
          <w:rStyle w:val="CommentReference"/>
        </w:rPr>
        <w:annotationRef/>
      </w:r>
      <w:r>
        <w:t xml:space="preserve">Are patients going to be asking the bot about this? These recommendations do get personalized, so I would be hesitant to have the bot provide recs for patients.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44099F" w15:done="0"/>
  <w15:commentEx w15:paraId="23453301" w15:paraIdParent="1D44099F" w15:done="0"/>
  <w15:commentEx w15:paraId="1A573421" w15:paraIdParent="1D44099F" w15:done="0"/>
  <w15:commentEx w15:paraId="3B3B031E" w15:done="0"/>
  <w15:commentEx w15:paraId="13189458" w15:paraIdParent="3B3B031E" w15:done="0"/>
  <w15:commentEx w15:paraId="23BD5BBD" w15:done="0"/>
  <w15:commentEx w15:paraId="18F96011" w15:paraIdParent="23BD5BBD" w15:done="0"/>
  <w15:commentEx w15:paraId="1F1709A3" w15:done="0"/>
  <w15:commentEx w15:paraId="51D9634B" w15:paraIdParent="1F1709A3" w15:done="0"/>
  <w15:commentEx w15:paraId="2A180E78" w15:paraIdParent="1F1709A3" w15:done="0"/>
  <w15:commentEx w15:paraId="634B4522" w15:done="0"/>
  <w15:commentEx w15:paraId="17C28E6C" w15:paraIdParent="634B4522" w15:done="0"/>
  <w15:commentEx w15:paraId="2383B846" w15:done="0"/>
  <w15:commentEx w15:paraId="551971B4" w15:paraIdParent="2383B846" w15:done="0"/>
  <w15:commentEx w15:paraId="78D7AB43" w15:paraIdParent="2383B846" w15:done="0"/>
  <w15:commentEx w15:paraId="6922C67F" w15:done="0"/>
  <w15:commentEx w15:paraId="42A28F7B" w15:paraIdParent="6922C67F" w15:done="0"/>
  <w15:commentEx w15:paraId="0DFA938D" w15:done="0"/>
  <w15:commentEx w15:paraId="1214EC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B055056" w16cex:dateUtc="2024-12-09T20:40:00Z"/>
  <w16cex:commentExtensible w16cex:durableId="2B055216" w16cex:dateUtc="2024-12-12T20:14:00Z"/>
  <w16cex:commentExtensible w16cex:durableId="268F4B36" w16cex:dateUtc="2024-12-15T00:01:00Z"/>
  <w16cex:commentExtensible w16cex:durableId="2B069A27" w16cex:dateUtc="2024-12-13T19:33:00Z"/>
  <w16cex:commentExtensible w16cex:durableId="442DFBDE" w16cex:dateUtc="2024-12-14T23:51:00Z"/>
  <w16cex:commentExtensible w16cex:durableId="2B06C7A7" w16cex:dateUtc="2024-12-13T22:48:00Z"/>
  <w16cex:commentExtensible w16cex:durableId="2B06C884">
    <w16cex:extLst>
      <w16:ext w16:uri="{CE6994B0-6A32-4C9F-8C6B-6E91EDA988CE}">
        <cr:reactions xmlns:cr="http://schemas.microsoft.com/office/comments/2020/reactions">
          <cr:reaction reactionType="1">
            <cr:reactionInfo dateUtc="2024-12-13T22:33:33Z">
              <cr:user userId="S::EShachar@mednet.ucla.edu::3cd2ee7c-21ed-49b5-a5b3-ee550f9480fb" userProvider="AD" userName="Shachar, Eliya"/>
            </cr:reactionInfo>
          </cr:reaction>
        </cr:reactions>
      </w16:ext>
    </w16cex:extLst>
  </w16cex:commentExtensible>
  <w16cex:commentExtensible w16cex:durableId="2B06C883" w16cex:dateUtc="2024-12-13T22:33:00Z"/>
  <w16cex:commentExtensible w16cex:durableId="2B0A713A" w16cex:dateUtc="2024-12-16T17:28:00Z">
    <w16cex:extLst>
      <w16:ext w16:uri="{CE6994B0-6A32-4C9F-8C6B-6E91EDA988CE}">
        <cr:reactions xmlns:cr="http://schemas.microsoft.com/office/comments/2020/reactions">
          <cr:reaction reactionType="1">
            <cr:reactionInfo dateUtc="2024-12-16T17:31:40Z">
              <cr:user userId="S::EShachar@mednet.ucla.edu::3cd2ee7c-21ed-49b5-a5b3-ee550f9480fb" userProvider="AD" userName="Shachar, Eliya"/>
            </cr:reactionInfo>
          </cr:reaction>
        </cr:reactions>
      </w16:ext>
    </w16cex:extLst>
  </w16cex:commentExtensible>
  <w16cex:commentExtensible w16cex:durableId="2B015652">
    <w16cex:extLst>
      <w16:ext w16:uri="{CE6994B0-6A32-4C9F-8C6B-6E91EDA988CE}">
        <cr:reactions xmlns:cr="http://schemas.microsoft.com/office/comments/2020/reactions">
          <cr:reaction reactionType="1">
            <cr:reactionInfo dateUtc="2024-12-13T19:41:48Z">
              <cr:user userId="S::EShachar@mednet.ucla.edu::3cd2ee7c-21ed-49b5-a5b3-ee550f9480fb" userProvider="AD" userName="Shachar, Eliya"/>
            </cr:reactionInfo>
          </cr:reaction>
        </cr:reactions>
      </w16:ext>
    </w16cex:extLst>
  </w16cex:commentExtensible>
  <w16cex:commentExtensible w16cex:durableId="1640EE0E" w16cex:dateUtc="2024-12-14T23:52:00Z"/>
  <w16cex:commentExtensible w16cex:durableId="2B015653">
    <w16cex:extLst>
      <w16:ext w16:uri="{CE6994B0-6A32-4C9F-8C6B-6E91EDA988CE}">
        <cr:reactions xmlns:cr="http://schemas.microsoft.com/office/comments/2020/reactions">
          <cr:reaction reactionType="1">
            <cr:reactionInfo dateUtc="2024-12-13T19:41:46Z">
              <cr:user userId="S::EShachar@mednet.ucla.edu::3cd2ee7c-21ed-49b5-a5b3-ee550f9480fb" userProvider="AD" userName="Shachar, Eliya"/>
            </cr:reactionInfo>
          </cr:reaction>
        </cr:reactions>
      </w16:ext>
    </w16cex:extLst>
  </w16cex:commentExtensible>
  <w16cex:commentExtensible w16cex:durableId="6FD11A19" w16cex:dateUtc="2024-12-14T23:53:00Z"/>
  <w16cex:commentExtensible w16cex:durableId="7CCF5F84" w16cex:dateUtc="2024-12-14T23:57:00Z"/>
  <w16cex:commentExtensible w16cex:durableId="15C6E816" w16cex:dateUtc="2024-12-14T23:54:00Z">
    <w16cex:extLst>
      <w16:ext w16:uri="{CE6994B0-6A32-4C9F-8C6B-6E91EDA988CE}">
        <cr:reactions xmlns:cr="http://schemas.microsoft.com/office/comments/2020/reactions">
          <cr:reaction reactionType="1">
            <cr:reactionInfo dateUtc="2024-12-16T17:28:56Z">
              <cr:user userId="S::DKamara@mednet.ucla.edu::85ebc071-c8e8-4f5c-b359-c7f7893764ce" userProvider="AD" userName="Kamara, Daniella R."/>
            </cr:reactionInfo>
          </cr:reaction>
        </cr:reactions>
      </w16:ext>
    </w16cex:extLst>
  </w16cex:commentExtensible>
  <w16cex:commentExtensible w16cex:durableId="2B015656">
    <w16cex:extLst>
      <w16:ext w16:uri="{CE6994B0-6A32-4C9F-8C6B-6E91EDA988CE}">
        <cr:reactions xmlns:cr="http://schemas.microsoft.com/office/comments/2020/reactions">
          <cr:reaction reactionType="1">
            <cr:reactionInfo dateUtc="2024-12-13T19:46:30Z">
              <cr:user userId="S::EShachar@mednet.ucla.edu::3cd2ee7c-21ed-49b5-a5b3-ee550f9480fb" userProvider="AD" userName="Shachar, Eliy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44099F" w16cid:durableId="2B055056"/>
  <w16cid:commentId w16cid:paraId="23453301" w16cid:durableId="2B055216"/>
  <w16cid:commentId w16cid:paraId="1A573421" w16cid:durableId="268F4B36"/>
  <w16cid:commentId w16cid:paraId="3B3B031E" w16cid:durableId="2B069A27"/>
  <w16cid:commentId w16cid:paraId="13189458" w16cid:durableId="442DFBDE"/>
  <w16cid:commentId w16cid:paraId="23BD5BBD" w16cid:durableId="2B06C724"/>
  <w16cid:commentId w16cid:paraId="18F96011" w16cid:durableId="2B06C7A7"/>
  <w16cid:commentId w16cid:paraId="1F1709A3" w16cid:durableId="2B06C884"/>
  <w16cid:commentId w16cid:paraId="51D9634B" w16cid:durableId="2B06C883"/>
  <w16cid:commentId w16cid:paraId="2A180E78" w16cid:durableId="2B0A713A"/>
  <w16cid:commentId w16cid:paraId="634B4522" w16cid:durableId="2B015652"/>
  <w16cid:commentId w16cid:paraId="17C28E6C" w16cid:durableId="1640EE0E"/>
  <w16cid:commentId w16cid:paraId="2383B846" w16cid:durableId="2B015653"/>
  <w16cid:commentId w16cid:paraId="551971B4" w16cid:durableId="6FD11A19"/>
  <w16cid:commentId w16cid:paraId="78D7AB43" w16cid:durableId="7CCF5F84"/>
  <w16cid:commentId w16cid:paraId="6922C67F" w16cid:durableId="2B015654"/>
  <w16cid:commentId w16cid:paraId="42A28F7B" w16cid:durableId="15C6E816"/>
  <w16cid:commentId w16cid:paraId="0DFA938D" w16cid:durableId="2B015655"/>
  <w16cid:commentId w16cid:paraId="1214EC37" w16cid:durableId="2B0156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B45B4" w14:textId="77777777" w:rsidR="002C6B94" w:rsidRDefault="002C6B94" w:rsidP="002D6735">
      <w:pPr>
        <w:spacing w:after="0" w:line="240" w:lineRule="auto"/>
      </w:pPr>
      <w:r>
        <w:separator/>
      </w:r>
    </w:p>
  </w:endnote>
  <w:endnote w:type="continuationSeparator" w:id="0">
    <w:p w14:paraId="2A9237AD" w14:textId="77777777" w:rsidR="002C6B94" w:rsidRDefault="002C6B94" w:rsidP="002D6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ItalicMT">
    <w:altName w:val="Klee One"/>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290B0" w14:textId="77777777" w:rsidR="002C6B94" w:rsidRDefault="002C6B94" w:rsidP="002D6735">
      <w:pPr>
        <w:spacing w:after="0" w:line="240" w:lineRule="auto"/>
      </w:pPr>
      <w:r>
        <w:separator/>
      </w:r>
    </w:p>
  </w:footnote>
  <w:footnote w:type="continuationSeparator" w:id="0">
    <w:p w14:paraId="13D4A831" w14:textId="77777777" w:rsidR="002C6B94" w:rsidRDefault="002C6B94" w:rsidP="002D6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61841"/>
    <w:multiLevelType w:val="multilevel"/>
    <w:tmpl w:val="3204412C"/>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EA0E6B"/>
    <w:multiLevelType w:val="multilevel"/>
    <w:tmpl w:val="AC70C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6A2BF3"/>
    <w:multiLevelType w:val="multilevel"/>
    <w:tmpl w:val="63448C9E"/>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F70DE9"/>
    <w:multiLevelType w:val="multilevel"/>
    <w:tmpl w:val="B7F4C4E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3A128F"/>
    <w:multiLevelType w:val="multilevel"/>
    <w:tmpl w:val="39EA3DAA"/>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8B308E"/>
    <w:multiLevelType w:val="multilevel"/>
    <w:tmpl w:val="07F0F71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197EB1"/>
    <w:multiLevelType w:val="multilevel"/>
    <w:tmpl w:val="2C46D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075211"/>
    <w:multiLevelType w:val="multilevel"/>
    <w:tmpl w:val="4F76EE20"/>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1604208">
    <w:abstractNumId w:val="6"/>
  </w:num>
  <w:num w:numId="2" w16cid:durableId="1725912781">
    <w:abstractNumId w:val="5"/>
  </w:num>
  <w:num w:numId="3" w16cid:durableId="1905942277">
    <w:abstractNumId w:val="3"/>
  </w:num>
  <w:num w:numId="4" w16cid:durableId="1220822877">
    <w:abstractNumId w:val="2"/>
  </w:num>
  <w:num w:numId="5" w16cid:durableId="1780224302">
    <w:abstractNumId w:val="0"/>
  </w:num>
  <w:num w:numId="6" w16cid:durableId="1193038540">
    <w:abstractNumId w:val="7"/>
  </w:num>
  <w:num w:numId="7" w16cid:durableId="1945190937">
    <w:abstractNumId w:val="4"/>
  </w:num>
  <w:num w:numId="8" w16cid:durableId="103025685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rlan, Beth Y.">
    <w15:presenceInfo w15:providerId="AD" w15:userId="S::BKarlan@mednet.ucla.edu::9cc852c1-8c36-41c2-98b5-aa07bb34165e"/>
  </w15:person>
  <w15:person w15:author="Niell Swiller, Mariana S.">
    <w15:presenceInfo w15:providerId="AD" w15:userId="S::MNiell@mednet.ucla.edu::2e17f723-1fed-4114-961f-22966551c97e"/>
  </w15:person>
  <w15:person w15:author="Shachar, Eliya">
    <w15:presenceInfo w15:providerId="AD" w15:userId="S::EShachar@mednet.ucla.edu::3cd2ee7c-21ed-49b5-a5b3-ee550f9480fb"/>
  </w15:person>
  <w15:person w15:author="Kamara, Daniella R.">
    <w15:presenceInfo w15:providerId="AD" w15:userId="S-1-5-21-73586283-1284227242-1801674531-759248"/>
  </w15:person>
  <w15:person w15:author="Kamara, Daniella R. [2]">
    <w15:presenceInfo w15:providerId="AD" w15:userId="S::DKamara@mednet.ucla.edu::85ebc071-c8e8-4f5c-b359-c7f7893764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FD2"/>
    <w:rsid w:val="000070A1"/>
    <w:rsid w:val="0001070F"/>
    <w:rsid w:val="000472DC"/>
    <w:rsid w:val="000646A2"/>
    <w:rsid w:val="00076A44"/>
    <w:rsid w:val="00077A0F"/>
    <w:rsid w:val="000827D9"/>
    <w:rsid w:val="000A2075"/>
    <w:rsid w:val="001009C8"/>
    <w:rsid w:val="00183B02"/>
    <w:rsid w:val="001849F9"/>
    <w:rsid w:val="001E002D"/>
    <w:rsid w:val="0023279E"/>
    <w:rsid w:val="002447C8"/>
    <w:rsid w:val="00261EAA"/>
    <w:rsid w:val="002809B3"/>
    <w:rsid w:val="002C3A62"/>
    <w:rsid w:val="002C6B94"/>
    <w:rsid w:val="002D1A00"/>
    <w:rsid w:val="002D6735"/>
    <w:rsid w:val="002E6E7C"/>
    <w:rsid w:val="002F3FD2"/>
    <w:rsid w:val="002F6A8B"/>
    <w:rsid w:val="003219C7"/>
    <w:rsid w:val="00341A24"/>
    <w:rsid w:val="0037174D"/>
    <w:rsid w:val="00375DAE"/>
    <w:rsid w:val="003A061F"/>
    <w:rsid w:val="003B17D2"/>
    <w:rsid w:val="003D22A3"/>
    <w:rsid w:val="00422607"/>
    <w:rsid w:val="004447FB"/>
    <w:rsid w:val="004545C1"/>
    <w:rsid w:val="00472E78"/>
    <w:rsid w:val="00477145"/>
    <w:rsid w:val="004A0C39"/>
    <w:rsid w:val="004B17B8"/>
    <w:rsid w:val="00511B9B"/>
    <w:rsid w:val="00523CEA"/>
    <w:rsid w:val="00567C98"/>
    <w:rsid w:val="005A25FB"/>
    <w:rsid w:val="005B02C9"/>
    <w:rsid w:val="005C6152"/>
    <w:rsid w:val="005E466A"/>
    <w:rsid w:val="006050BB"/>
    <w:rsid w:val="00662407"/>
    <w:rsid w:val="006924EF"/>
    <w:rsid w:val="006930F6"/>
    <w:rsid w:val="006D0AFC"/>
    <w:rsid w:val="006F00E9"/>
    <w:rsid w:val="0072578A"/>
    <w:rsid w:val="007359C7"/>
    <w:rsid w:val="00740757"/>
    <w:rsid w:val="0074376C"/>
    <w:rsid w:val="007564A8"/>
    <w:rsid w:val="00770997"/>
    <w:rsid w:val="007E6860"/>
    <w:rsid w:val="008143D3"/>
    <w:rsid w:val="00833B69"/>
    <w:rsid w:val="00836622"/>
    <w:rsid w:val="008452F8"/>
    <w:rsid w:val="0085038F"/>
    <w:rsid w:val="008728BC"/>
    <w:rsid w:val="00875734"/>
    <w:rsid w:val="008E6D01"/>
    <w:rsid w:val="009016B5"/>
    <w:rsid w:val="00901B7F"/>
    <w:rsid w:val="00910FD5"/>
    <w:rsid w:val="00913B2E"/>
    <w:rsid w:val="00945072"/>
    <w:rsid w:val="009564D1"/>
    <w:rsid w:val="009F13B8"/>
    <w:rsid w:val="009F2709"/>
    <w:rsid w:val="00A03605"/>
    <w:rsid w:val="00A177F8"/>
    <w:rsid w:val="00A2482B"/>
    <w:rsid w:val="00A35FC9"/>
    <w:rsid w:val="00A434B0"/>
    <w:rsid w:val="00A50C30"/>
    <w:rsid w:val="00A9270D"/>
    <w:rsid w:val="00AB44EF"/>
    <w:rsid w:val="00AF21B7"/>
    <w:rsid w:val="00B372B0"/>
    <w:rsid w:val="00B433E1"/>
    <w:rsid w:val="00B441CD"/>
    <w:rsid w:val="00B60CC1"/>
    <w:rsid w:val="00B84853"/>
    <w:rsid w:val="00B9132C"/>
    <w:rsid w:val="00B950B2"/>
    <w:rsid w:val="00C12D85"/>
    <w:rsid w:val="00C21E21"/>
    <w:rsid w:val="00C4056C"/>
    <w:rsid w:val="00C42F53"/>
    <w:rsid w:val="00C62A53"/>
    <w:rsid w:val="00C7775E"/>
    <w:rsid w:val="00CB363B"/>
    <w:rsid w:val="00CB5F2D"/>
    <w:rsid w:val="00CB779B"/>
    <w:rsid w:val="00D51A2E"/>
    <w:rsid w:val="00D71966"/>
    <w:rsid w:val="00D86036"/>
    <w:rsid w:val="00D97CB0"/>
    <w:rsid w:val="00DA7D76"/>
    <w:rsid w:val="00DB0C08"/>
    <w:rsid w:val="00DB37A2"/>
    <w:rsid w:val="00DE026C"/>
    <w:rsid w:val="00E004FA"/>
    <w:rsid w:val="00E06997"/>
    <w:rsid w:val="00E210E7"/>
    <w:rsid w:val="00E27E8F"/>
    <w:rsid w:val="00E65013"/>
    <w:rsid w:val="00EA5554"/>
    <w:rsid w:val="00EC08B2"/>
    <w:rsid w:val="00F100A4"/>
    <w:rsid w:val="00F23D91"/>
    <w:rsid w:val="00F24889"/>
    <w:rsid w:val="00F266B8"/>
    <w:rsid w:val="00F453A7"/>
    <w:rsid w:val="00F74401"/>
    <w:rsid w:val="00F84130"/>
    <w:rsid w:val="00FB706E"/>
    <w:rsid w:val="00FC1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BE720"/>
  <w15:chartTrackingRefBased/>
  <w15:docId w15:val="{85102270-315F-4862-82C0-F69B2B01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E7C"/>
  </w:style>
  <w:style w:type="paragraph" w:styleId="Heading2">
    <w:name w:val="heading 2"/>
    <w:basedOn w:val="Normal"/>
    <w:next w:val="Normal"/>
    <w:link w:val="Heading2Char"/>
    <w:uiPriority w:val="9"/>
    <w:unhideWhenUsed/>
    <w:qFormat/>
    <w:rsid w:val="001009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F3FD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3FD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2F3FD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F3FD2"/>
    <w:rPr>
      <w:b/>
      <w:bCs/>
    </w:rPr>
  </w:style>
  <w:style w:type="character" w:styleId="Emphasis">
    <w:name w:val="Emphasis"/>
    <w:basedOn w:val="DefaultParagraphFont"/>
    <w:uiPriority w:val="20"/>
    <w:qFormat/>
    <w:rsid w:val="00836622"/>
    <w:rPr>
      <w:i/>
      <w:iCs/>
    </w:rPr>
  </w:style>
  <w:style w:type="character" w:styleId="Hyperlink">
    <w:name w:val="Hyperlink"/>
    <w:basedOn w:val="DefaultParagraphFont"/>
    <w:uiPriority w:val="99"/>
    <w:unhideWhenUsed/>
    <w:rsid w:val="00836622"/>
    <w:rPr>
      <w:color w:val="0000FF"/>
      <w:u w:val="single"/>
    </w:rPr>
  </w:style>
  <w:style w:type="paragraph" w:customStyle="1" w:styleId="headinganchor">
    <w:name w:val="headinganchor"/>
    <w:basedOn w:val="Normal"/>
    <w:rsid w:val="006930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bulletindent1">
    <w:name w:val="bulletindent1"/>
    <w:basedOn w:val="Normal"/>
    <w:rsid w:val="006930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glyph">
    <w:name w:val="glyph"/>
    <w:basedOn w:val="DefaultParagraphFont"/>
    <w:rsid w:val="006930F6"/>
  </w:style>
  <w:style w:type="paragraph" w:customStyle="1" w:styleId="bulletindent2">
    <w:name w:val="bulletindent2"/>
    <w:basedOn w:val="Normal"/>
    <w:rsid w:val="006930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2">
    <w:name w:val="h2"/>
    <w:basedOn w:val="DefaultParagraphFont"/>
    <w:rsid w:val="006930F6"/>
  </w:style>
  <w:style w:type="character" w:customStyle="1" w:styleId="headingendmark">
    <w:name w:val="headingendmark"/>
    <w:basedOn w:val="DefaultParagraphFont"/>
    <w:rsid w:val="006930F6"/>
  </w:style>
  <w:style w:type="paragraph" w:customStyle="1" w:styleId="Default">
    <w:name w:val="Default"/>
    <w:rsid w:val="00CB779B"/>
    <w:pPr>
      <w:autoSpaceDE w:val="0"/>
      <w:autoSpaceDN w:val="0"/>
      <w:adjustRightInd w:val="0"/>
      <w:spacing w:after="0" w:line="240" w:lineRule="auto"/>
    </w:pPr>
    <w:rPr>
      <w:rFonts w:ascii="Arial" w:hAnsi="Arial" w:cs="Arial"/>
      <w:color w:val="000000"/>
      <w:kern w:val="0"/>
      <w:sz w:val="24"/>
      <w:szCs w:val="24"/>
      <w14:ligatures w14:val="none"/>
    </w:rPr>
  </w:style>
  <w:style w:type="character" w:customStyle="1" w:styleId="Heading2Char">
    <w:name w:val="Heading 2 Char"/>
    <w:basedOn w:val="DefaultParagraphFont"/>
    <w:link w:val="Heading2"/>
    <w:uiPriority w:val="9"/>
    <w:rsid w:val="001009C8"/>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1"/>
    <w:qFormat/>
    <w:rsid w:val="001009C8"/>
    <w:pPr>
      <w:widowControl w:val="0"/>
      <w:autoSpaceDE w:val="0"/>
      <w:autoSpaceDN w:val="0"/>
      <w:spacing w:after="0" w:line="240" w:lineRule="auto"/>
    </w:pPr>
    <w:rPr>
      <w:rFonts w:ascii="Arial" w:eastAsia="Arial" w:hAnsi="Arial" w:cs="Arial"/>
      <w:kern w:val="0"/>
      <w14:ligatures w14:val="none"/>
    </w:rPr>
  </w:style>
  <w:style w:type="character" w:customStyle="1" w:styleId="BodyTextChar">
    <w:name w:val="Body Text Char"/>
    <w:basedOn w:val="DefaultParagraphFont"/>
    <w:link w:val="BodyText"/>
    <w:uiPriority w:val="1"/>
    <w:rsid w:val="001009C8"/>
    <w:rPr>
      <w:rFonts w:ascii="Arial" w:eastAsia="Arial" w:hAnsi="Arial" w:cs="Arial"/>
      <w:kern w:val="0"/>
      <w14:ligatures w14:val="none"/>
    </w:rPr>
  </w:style>
  <w:style w:type="paragraph" w:styleId="Header">
    <w:name w:val="header"/>
    <w:basedOn w:val="Normal"/>
    <w:link w:val="HeaderChar"/>
    <w:uiPriority w:val="99"/>
    <w:unhideWhenUsed/>
    <w:rsid w:val="002D67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735"/>
  </w:style>
  <w:style w:type="paragraph" w:styleId="Footer">
    <w:name w:val="footer"/>
    <w:basedOn w:val="Normal"/>
    <w:link w:val="FooterChar"/>
    <w:uiPriority w:val="99"/>
    <w:unhideWhenUsed/>
    <w:rsid w:val="002D67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735"/>
  </w:style>
  <w:style w:type="character" w:styleId="CommentReference">
    <w:name w:val="annotation reference"/>
    <w:basedOn w:val="DefaultParagraphFont"/>
    <w:uiPriority w:val="99"/>
    <w:semiHidden/>
    <w:unhideWhenUsed/>
    <w:rsid w:val="006924EF"/>
    <w:rPr>
      <w:sz w:val="16"/>
      <w:szCs w:val="16"/>
    </w:rPr>
  </w:style>
  <w:style w:type="paragraph" w:styleId="CommentText">
    <w:name w:val="annotation text"/>
    <w:basedOn w:val="Normal"/>
    <w:link w:val="CommentTextChar"/>
    <w:uiPriority w:val="99"/>
    <w:unhideWhenUsed/>
    <w:rsid w:val="006924EF"/>
    <w:pPr>
      <w:spacing w:line="240" w:lineRule="auto"/>
    </w:pPr>
    <w:rPr>
      <w:sz w:val="20"/>
      <w:szCs w:val="20"/>
    </w:rPr>
  </w:style>
  <w:style w:type="character" w:customStyle="1" w:styleId="CommentTextChar">
    <w:name w:val="Comment Text Char"/>
    <w:basedOn w:val="DefaultParagraphFont"/>
    <w:link w:val="CommentText"/>
    <w:uiPriority w:val="99"/>
    <w:rsid w:val="006924EF"/>
    <w:rPr>
      <w:sz w:val="20"/>
      <w:szCs w:val="20"/>
    </w:rPr>
  </w:style>
  <w:style w:type="paragraph" w:styleId="CommentSubject">
    <w:name w:val="annotation subject"/>
    <w:basedOn w:val="CommentText"/>
    <w:next w:val="CommentText"/>
    <w:link w:val="CommentSubjectChar"/>
    <w:uiPriority w:val="99"/>
    <w:semiHidden/>
    <w:unhideWhenUsed/>
    <w:rsid w:val="006924EF"/>
    <w:rPr>
      <w:b/>
      <w:bCs/>
    </w:rPr>
  </w:style>
  <w:style w:type="character" w:customStyle="1" w:styleId="CommentSubjectChar">
    <w:name w:val="Comment Subject Char"/>
    <w:basedOn w:val="CommentTextChar"/>
    <w:link w:val="CommentSubject"/>
    <w:uiPriority w:val="99"/>
    <w:semiHidden/>
    <w:rsid w:val="006924EF"/>
    <w:rPr>
      <w:b/>
      <w:bCs/>
      <w:sz w:val="20"/>
      <w:szCs w:val="20"/>
    </w:rPr>
  </w:style>
  <w:style w:type="paragraph" w:styleId="BalloonText">
    <w:name w:val="Balloon Text"/>
    <w:basedOn w:val="Normal"/>
    <w:link w:val="BalloonTextChar"/>
    <w:uiPriority w:val="99"/>
    <w:semiHidden/>
    <w:unhideWhenUsed/>
    <w:rsid w:val="006924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24EF"/>
    <w:rPr>
      <w:rFonts w:ascii="Segoe UI" w:hAnsi="Segoe UI" w:cs="Segoe UI"/>
      <w:sz w:val="18"/>
      <w:szCs w:val="18"/>
    </w:rPr>
  </w:style>
  <w:style w:type="paragraph" w:styleId="Revision">
    <w:name w:val="Revision"/>
    <w:hidden/>
    <w:uiPriority w:val="99"/>
    <w:semiHidden/>
    <w:rsid w:val="00E65013"/>
    <w:pPr>
      <w:spacing w:after="0" w:line="240" w:lineRule="auto"/>
    </w:pPr>
  </w:style>
  <w:style w:type="character" w:styleId="UnresolvedMention">
    <w:name w:val="Unresolved Mention"/>
    <w:basedOn w:val="DefaultParagraphFont"/>
    <w:uiPriority w:val="99"/>
    <w:semiHidden/>
    <w:unhideWhenUsed/>
    <w:rsid w:val="001E00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645830">
      <w:bodyDiv w:val="1"/>
      <w:marLeft w:val="0"/>
      <w:marRight w:val="0"/>
      <w:marTop w:val="0"/>
      <w:marBottom w:val="0"/>
      <w:divBdr>
        <w:top w:val="none" w:sz="0" w:space="0" w:color="auto"/>
        <w:left w:val="none" w:sz="0" w:space="0" w:color="auto"/>
        <w:bottom w:val="none" w:sz="0" w:space="0" w:color="auto"/>
        <w:right w:val="none" w:sz="0" w:space="0" w:color="auto"/>
      </w:divBdr>
    </w:div>
    <w:div w:id="1275332180">
      <w:bodyDiv w:val="1"/>
      <w:marLeft w:val="0"/>
      <w:marRight w:val="0"/>
      <w:marTop w:val="0"/>
      <w:marBottom w:val="0"/>
      <w:divBdr>
        <w:top w:val="none" w:sz="0" w:space="0" w:color="auto"/>
        <w:left w:val="none" w:sz="0" w:space="0" w:color="auto"/>
        <w:bottom w:val="none" w:sz="0" w:space="0" w:color="auto"/>
        <w:right w:val="none" w:sz="0" w:space="0" w:color="auto"/>
      </w:divBdr>
    </w:div>
    <w:div w:id="1757051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www.findageneticcounselor.com/" TargetMode="Externa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thedrlc.org/cancer/"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thedrlc.org/cancer/"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styles" Target="styles.xml"/><Relationship Id="rId15" Type="http://schemas.openxmlformats.org/officeDocument/2006/relationships/hyperlink" Target="https://thedrlc.org/cancer/" TargetMode="External"/><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nsgc.org/" TargetMode="Externa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4BAD1C875A0343B5C09A613B5F0657" ma:contentTypeVersion="15" ma:contentTypeDescription="Create a new document." ma:contentTypeScope="" ma:versionID="dfcf55f65174c056e5f02da98287b366">
  <xsd:schema xmlns:xsd="http://www.w3.org/2001/XMLSchema" xmlns:xs="http://www.w3.org/2001/XMLSchema" xmlns:p="http://schemas.microsoft.com/office/2006/metadata/properties" xmlns:ns3="19480d2f-93c3-4a97-8077-a88ebde570ed" xmlns:ns4="f19c3dc3-91b6-43db-ac0d-dfd61a772afe" targetNamespace="http://schemas.microsoft.com/office/2006/metadata/properties" ma:root="true" ma:fieldsID="bea92463e11dc67b78e26d9cb51f0dcc" ns3:_="" ns4:_="">
    <xsd:import namespace="19480d2f-93c3-4a97-8077-a88ebde570ed"/>
    <xsd:import namespace="f19c3dc3-91b6-43db-ac0d-dfd61a772af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480d2f-93c3-4a97-8077-a88ebde570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9c3dc3-91b6-43db-ac0d-dfd61a772af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9480d2f-93c3-4a97-8077-a88ebde570ed" xsi:nil="true"/>
  </documentManagement>
</p:properties>
</file>

<file path=customXml/itemProps1.xml><?xml version="1.0" encoding="utf-8"?>
<ds:datastoreItem xmlns:ds="http://schemas.openxmlformats.org/officeDocument/2006/customXml" ds:itemID="{B2D63B86-86E6-4AB1-88FE-5CCEEFB777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480d2f-93c3-4a97-8077-a88ebde570ed"/>
    <ds:schemaRef ds:uri="f19c3dc3-91b6-43db-ac0d-dfd61a772a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140125-20CD-4858-AA8E-9A0E04C2F2C9}">
  <ds:schemaRefs>
    <ds:schemaRef ds:uri="http://schemas.microsoft.com/sharepoint/v3/contenttype/forms"/>
  </ds:schemaRefs>
</ds:datastoreItem>
</file>

<file path=customXml/itemProps3.xml><?xml version="1.0" encoding="utf-8"?>
<ds:datastoreItem xmlns:ds="http://schemas.openxmlformats.org/officeDocument/2006/customXml" ds:itemID="{EE695828-044F-4FE9-A89B-0E7E2281C283}">
  <ds:schemaRefs>
    <ds:schemaRef ds:uri="http://schemas.microsoft.com/office/2006/metadata/properties"/>
    <ds:schemaRef ds:uri="http://schemas.microsoft.com/office/infopath/2007/PartnerControls"/>
    <ds:schemaRef ds:uri="19480d2f-93c3-4a97-8077-a88ebde570e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9421</Words>
  <Characters>53702</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UCLA Health Sciences</Company>
  <LinksUpToDate>false</LinksUpToDate>
  <CharactersWithSpaces>62998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Shachar, Eliya</dc:creator>
  <cp:keywords/>
  <dc:description/>
  <cp:lastModifiedBy>Shachar, Eliya</cp:lastModifiedBy>
  <cp:revision>2</cp:revision>
  <dcterms:created xsi:type="dcterms:W3CDTF">2024-12-16T17:33:00Z</dcterms:created>
  <dcterms:modified xsi:type="dcterms:W3CDTF">2024-12-16T17:33:00Z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0x010100EA4BAD1C875A0343B5C09A613B5F0657</vt:lpwstr>
  </property>
</Properties>
</file>